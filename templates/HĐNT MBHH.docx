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B0AC2">
      <w:pPr>
        <w:spacing w:after="0"/>
        <w:ind w:left="187" w:right="360"/>
        <w:jc w:val="center"/>
        <w:rPr>
          <w:rFonts w:ascii="Times New Roman" w:hAnsi="Times New Roman" w:cs="Times New Roman"/>
          <w:b/>
          <w:sz w:val="26"/>
          <w:szCs w:val="26"/>
        </w:rPr>
      </w:pPr>
      <w:r>
        <w:rPr>
          <w:rFonts w:ascii="Times New Roman" w:hAnsi="Times New Roman" w:cs="Times New Roman"/>
          <w:b/>
          <w:sz w:val="26"/>
          <w:szCs w:val="26"/>
        </w:rPr>
        <w:t>CỘNG HÒA XÃ HỘI CHỦ NGHĨA VIỆT NAM</w:t>
      </w:r>
    </w:p>
    <w:p w14:paraId="4A689163">
      <w:pPr>
        <w:spacing w:after="0"/>
        <w:ind w:left="187" w:right="360"/>
        <w:jc w:val="center"/>
        <w:rPr>
          <w:rFonts w:ascii="Times New Roman" w:hAnsi="Times New Roman" w:cs="Times New Roman"/>
          <w:b/>
          <w:sz w:val="26"/>
          <w:szCs w:val="26"/>
        </w:rPr>
      </w:pPr>
      <w:r>
        <w:rPr>
          <w:rFonts w:ascii="Times New Roman" w:hAnsi="Times New Roman" w:cs="Times New Roman"/>
          <w:b/>
          <w:sz w:val="26"/>
          <w:szCs w:val="26"/>
        </w:rPr>
        <mc:AlternateContent>
          <mc:Choice Requires="wps">
            <w:drawing>
              <wp:anchor distT="0" distB="0" distL="114300" distR="114300" simplePos="0" relativeHeight="251659264" behindDoc="0" locked="0" layoutInCell="1" allowOverlap="1">
                <wp:simplePos x="0" y="0"/>
                <wp:positionH relativeFrom="column">
                  <wp:posOffset>1824990</wp:posOffset>
                </wp:positionH>
                <wp:positionV relativeFrom="paragraph">
                  <wp:posOffset>233045</wp:posOffset>
                </wp:positionV>
                <wp:extent cx="1962150" cy="0"/>
                <wp:effectExtent l="0" t="0" r="19050" b="19050"/>
                <wp:wrapNone/>
                <wp:docPr id="2" name="Straight Connector 1"/>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143.7pt;margin-top:18.35pt;height:0pt;width:154.5pt;z-index:251659264;mso-width-relative:page;mso-height-relative:page;" filled="f" stroked="t" coordsize="21600,21600" o:gfxdata="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7uP0NcAAAAJAQAADwAA&#10;AAAAAAABACAAAAAiAAAAZHJzL2Rvd25yZXYueG1sUEsBAhQAFAAAAAgAh07iQFlOTNreAQAA1gMA&#10;AA4AAAAAAAAAAQAgAAAAJgEAAGRycy9lMm9Eb2MueG1sUEsFBgAAAAAGAAYAWQEAAHYFAAAAAA==&#10;">
                <v:fill on="f" focussize="0,0"/>
                <v:stroke color="#000000 [3200]" joinstyle="round"/>
                <v:imagedata o:title=""/>
                <o:lock v:ext="edit" aspectratio="f"/>
              </v:line>
            </w:pict>
          </mc:Fallback>
        </mc:AlternateContent>
      </w:r>
      <w:r>
        <w:rPr>
          <w:rFonts w:ascii="Times New Roman" w:hAnsi="Times New Roman" w:cs="Times New Roman"/>
          <w:b/>
          <w:sz w:val="26"/>
          <w:szCs w:val="26"/>
        </w:rPr>
        <w:t>Độc lập – Tự do – Hạnh phúc</w:t>
      </w:r>
    </w:p>
    <w:p w14:paraId="5FB40CFD">
      <w:pPr>
        <w:spacing w:after="120"/>
        <w:jc w:val="center"/>
        <w:rPr>
          <w:rFonts w:ascii="Times New Roman" w:hAnsi="Times New Roman" w:cs="Times New Roman"/>
          <w:b/>
          <w:bCs/>
          <w:sz w:val="26"/>
          <w:szCs w:val="26"/>
        </w:rPr>
      </w:pPr>
    </w:p>
    <w:p w14:paraId="19632380">
      <w:pPr>
        <w:spacing w:after="120"/>
        <w:jc w:val="center"/>
        <w:rPr>
          <w:rFonts w:ascii="Times New Roman" w:hAnsi="Times New Roman" w:cs="Times New Roman"/>
          <w:b/>
          <w:sz w:val="30"/>
          <w:szCs w:val="30"/>
        </w:rPr>
      </w:pPr>
      <w:r>
        <w:rPr>
          <w:rFonts w:ascii="Times New Roman" w:hAnsi="Times New Roman" w:cs="Times New Roman"/>
          <w:b/>
          <w:bCs/>
          <w:sz w:val="30"/>
          <w:szCs w:val="30"/>
        </w:rPr>
        <w:t>HỢP ĐỒNG NGUYÊN TẮC</w:t>
      </w:r>
      <w:r>
        <w:rPr>
          <w:rFonts w:ascii="Times New Roman" w:hAnsi="Times New Roman" w:cs="Times New Roman"/>
          <w:b/>
          <w:bCs/>
          <w:sz w:val="26"/>
          <w:szCs w:val="26"/>
        </w:rPr>
        <w:t xml:space="preserve"> </w:t>
      </w:r>
      <w:r>
        <w:rPr>
          <w:rFonts w:ascii="Times New Roman" w:hAnsi="Times New Roman" w:cs="Times New Roman"/>
          <w:b/>
          <w:bCs/>
          <w:sz w:val="30"/>
          <w:szCs w:val="30"/>
        </w:rPr>
        <w:t>MUA BÁN HÀNG HÓA</w:t>
      </w:r>
    </w:p>
    <w:p w14:paraId="3261ED4C">
      <w:pPr>
        <w:widowControl w:val="0"/>
        <w:spacing w:after="120" w:line="264" w:lineRule="auto"/>
        <w:jc w:val="center"/>
        <w:rPr>
          <w:rFonts w:hint="default" w:ascii="Times New Roman" w:hAnsi="Times New Roman" w:cs="Times New Roman"/>
          <w:sz w:val="26"/>
          <w:szCs w:val="26"/>
        </w:rPr>
      </w:pPr>
      <w:r>
        <w:rPr>
          <w:sz w:val="26"/>
          <w:szCs w:val="26"/>
        </w:rPr>
        <w:t xml:space="preserve">Số: </w:t>
      </w:r>
      <w:r>
        <w:rPr>
          <w:rFonts w:hint="default" w:ascii="Times New Roman" w:hAnsi="Times New Roman" w:cs="Times New Roman"/>
          <w:sz w:val="26"/>
          <w:szCs w:val="26"/>
        </w:rPr>
        <w:t>{so_hop_dong}</w:t>
      </w:r>
      <w:bookmarkStart w:id="0" w:name="_GoBack"/>
      <w:bookmarkEnd w:id="0"/>
    </w:p>
    <w:p w14:paraId="1612847E">
      <w:pPr>
        <w:pStyle w:val="16"/>
        <w:numPr>
          <w:ilvl w:val="0"/>
          <w:numId w:val="2"/>
        </w:numPr>
        <w:spacing w:line="276" w:lineRule="auto"/>
        <w:ind w:left="425" w:hanging="425"/>
        <w:jc w:val="both"/>
        <w:rPr>
          <w:rFonts w:ascii="Times New Roman" w:hAnsi="Times New Roman" w:cs="Times New Roman"/>
          <w:i/>
          <w:sz w:val="26"/>
          <w:szCs w:val="26"/>
          <w:lang w:val="vi-VN"/>
        </w:rPr>
      </w:pPr>
      <w:r>
        <w:rPr>
          <w:rFonts w:ascii="Times New Roman" w:hAnsi="Times New Roman" w:cs="Times New Roman"/>
          <w:i/>
          <w:sz w:val="26"/>
          <w:szCs w:val="26"/>
          <w:lang w:val="vi-VN"/>
        </w:rPr>
        <w:t xml:space="preserve">Căn cứ Bộ luật Dân sự số </w:t>
      </w:r>
      <w:r>
        <w:rPr>
          <w:rFonts w:ascii="Times New Roman" w:hAnsi="Times New Roman" w:cs="Times New Roman"/>
          <w:i/>
          <w:sz w:val="26"/>
          <w:szCs w:val="26"/>
        </w:rPr>
        <w:t>91</w:t>
      </w:r>
      <w:r>
        <w:rPr>
          <w:rFonts w:ascii="Times New Roman" w:hAnsi="Times New Roman" w:cs="Times New Roman"/>
          <w:i/>
          <w:sz w:val="26"/>
          <w:szCs w:val="26"/>
          <w:lang w:val="vi-VN"/>
        </w:rPr>
        <w:t>/20</w:t>
      </w:r>
      <w:r>
        <w:rPr>
          <w:rFonts w:ascii="Times New Roman" w:hAnsi="Times New Roman" w:cs="Times New Roman"/>
          <w:i/>
          <w:sz w:val="26"/>
          <w:szCs w:val="26"/>
        </w:rPr>
        <w:t>1</w:t>
      </w:r>
      <w:r>
        <w:rPr>
          <w:rFonts w:ascii="Times New Roman" w:hAnsi="Times New Roman" w:cs="Times New Roman"/>
          <w:i/>
          <w:sz w:val="26"/>
          <w:szCs w:val="26"/>
          <w:lang w:val="vi-VN"/>
        </w:rPr>
        <w:t>5/QH1</w:t>
      </w:r>
      <w:r>
        <w:rPr>
          <w:rFonts w:ascii="Times New Roman" w:hAnsi="Times New Roman" w:cs="Times New Roman"/>
          <w:i/>
          <w:sz w:val="26"/>
          <w:szCs w:val="26"/>
        </w:rPr>
        <w:t>3</w:t>
      </w:r>
      <w:r>
        <w:rPr>
          <w:rFonts w:ascii="Times New Roman" w:hAnsi="Times New Roman" w:cs="Times New Roman"/>
          <w:i/>
          <w:sz w:val="26"/>
          <w:szCs w:val="26"/>
          <w:lang w:val="vi-VN"/>
        </w:rPr>
        <w:t xml:space="preserve"> đ</w:t>
      </w:r>
      <w:r>
        <w:rPr>
          <w:rFonts w:ascii="Times New Roman" w:hAnsi="Times New Roman" w:cs="Times New Roman"/>
          <w:i/>
          <w:sz w:val="26"/>
          <w:szCs w:val="26"/>
          <w:lang w:val="vi-VN"/>
        </w:rPr>
        <w:softHyphen/>
      </w:r>
      <w:r>
        <w:rPr>
          <w:rFonts w:ascii="Times New Roman" w:hAnsi="Times New Roman" w:cs="Times New Roman"/>
          <w:i/>
          <w:sz w:val="26"/>
          <w:szCs w:val="26"/>
          <w:lang w:val="vi-VN"/>
        </w:rPr>
        <w:t xml:space="preserve">ược Quốc hội nước Cộng hòa </w:t>
      </w:r>
      <w:r>
        <w:rPr>
          <w:rFonts w:ascii="Times New Roman" w:hAnsi="Times New Roman" w:cs="Times New Roman"/>
          <w:i/>
          <w:sz w:val="26"/>
          <w:szCs w:val="26"/>
          <w:lang w:val="en-GB"/>
        </w:rPr>
        <w:t>X</w:t>
      </w:r>
      <w:r>
        <w:rPr>
          <w:rFonts w:ascii="Times New Roman" w:hAnsi="Times New Roman" w:cs="Times New Roman"/>
          <w:i/>
          <w:sz w:val="26"/>
          <w:szCs w:val="26"/>
          <w:lang w:val="vi-VN"/>
        </w:rPr>
        <w:t xml:space="preserve">ã hội </w:t>
      </w:r>
      <w:r>
        <w:rPr>
          <w:rFonts w:ascii="Times New Roman" w:hAnsi="Times New Roman" w:cs="Times New Roman"/>
          <w:i/>
          <w:sz w:val="26"/>
          <w:szCs w:val="26"/>
          <w:lang w:val="en-GB"/>
        </w:rPr>
        <w:t>C</w:t>
      </w:r>
      <w:r>
        <w:rPr>
          <w:rFonts w:ascii="Times New Roman" w:hAnsi="Times New Roman" w:cs="Times New Roman"/>
          <w:i/>
          <w:sz w:val="26"/>
          <w:szCs w:val="26"/>
          <w:lang w:val="vi-VN"/>
        </w:rPr>
        <w:t xml:space="preserve">hủ nghĩa Việt Nam thông qua ngày </w:t>
      </w:r>
      <w:r>
        <w:rPr>
          <w:rFonts w:ascii="Times New Roman" w:hAnsi="Times New Roman" w:cs="Times New Roman"/>
          <w:i/>
          <w:sz w:val="26"/>
          <w:szCs w:val="26"/>
        </w:rPr>
        <w:t>24/11/2015</w:t>
      </w:r>
      <w:r>
        <w:rPr>
          <w:rFonts w:ascii="Times New Roman" w:hAnsi="Times New Roman" w:cs="Times New Roman"/>
          <w:i/>
          <w:sz w:val="26"/>
          <w:szCs w:val="26"/>
          <w:lang w:val="vi-VN"/>
        </w:rPr>
        <w:t xml:space="preserve">; </w:t>
      </w:r>
    </w:p>
    <w:p w14:paraId="4E140E3D">
      <w:pPr>
        <w:pStyle w:val="16"/>
        <w:widowControl w:val="0"/>
        <w:numPr>
          <w:ilvl w:val="0"/>
          <w:numId w:val="2"/>
        </w:numPr>
        <w:spacing w:line="264" w:lineRule="auto"/>
        <w:ind w:left="426" w:right="-1" w:hanging="426"/>
        <w:jc w:val="both"/>
        <w:rPr>
          <w:rFonts w:ascii="Times New Roman" w:hAnsi="Times New Roman"/>
          <w:i/>
          <w:sz w:val="26"/>
          <w:szCs w:val="26"/>
          <w:lang w:val="vi-VN"/>
        </w:rPr>
      </w:pPr>
      <w:r>
        <w:rPr>
          <w:rFonts w:ascii="Times New Roman" w:hAnsi="Times New Roman"/>
          <w:i/>
          <w:sz w:val="26"/>
          <w:szCs w:val="26"/>
          <w:lang w:val="vi-VN"/>
        </w:rPr>
        <w:t>Căn cứ Luật Th</w:t>
      </w:r>
      <w:r>
        <w:rPr>
          <w:rFonts w:ascii="Times New Roman" w:hAnsi="Times New Roman"/>
          <w:i/>
          <w:sz w:val="26"/>
          <w:szCs w:val="26"/>
          <w:lang w:val="vi-VN"/>
        </w:rPr>
        <w:softHyphen/>
      </w:r>
      <w:r>
        <w:rPr>
          <w:rFonts w:ascii="Times New Roman" w:hAnsi="Times New Roman"/>
          <w:i/>
          <w:sz w:val="26"/>
          <w:szCs w:val="26"/>
          <w:lang w:val="vi-VN"/>
        </w:rPr>
        <w:t>ương mại số 36/2005/QH11 đ</w:t>
      </w:r>
      <w:r>
        <w:rPr>
          <w:rFonts w:ascii="Times New Roman" w:hAnsi="Times New Roman"/>
          <w:i/>
          <w:sz w:val="26"/>
          <w:szCs w:val="26"/>
          <w:lang w:val="vi-VN"/>
        </w:rPr>
        <w:softHyphen/>
      </w:r>
      <w:r>
        <w:rPr>
          <w:rFonts w:ascii="Times New Roman" w:hAnsi="Times New Roman"/>
          <w:i/>
          <w:sz w:val="26"/>
          <w:szCs w:val="26"/>
          <w:lang w:val="vi-VN"/>
        </w:rPr>
        <w:t>ược Quốc hội n</w:t>
      </w:r>
      <w:r>
        <w:rPr>
          <w:rFonts w:ascii="Times New Roman" w:hAnsi="Times New Roman"/>
          <w:i/>
          <w:sz w:val="26"/>
          <w:szCs w:val="26"/>
          <w:lang w:val="vi-VN"/>
        </w:rPr>
        <w:softHyphen/>
      </w:r>
      <w:r>
        <w:rPr>
          <w:rFonts w:ascii="Times New Roman" w:hAnsi="Times New Roman"/>
          <w:i/>
          <w:sz w:val="26"/>
          <w:szCs w:val="26"/>
          <w:lang w:val="vi-VN"/>
        </w:rPr>
        <w:t>ước Cộng hoà Xã hội Chủ nghĩa Việt Nam thông qua ngày 14/06/2005;</w:t>
      </w:r>
      <w:r>
        <w:rPr>
          <w:rStyle w:val="22"/>
          <w:rFonts w:ascii="Times New Roman" w:hAnsi="Times New Roman"/>
          <w:i/>
          <w:sz w:val="26"/>
          <w:szCs w:val="26"/>
          <w:lang w:val="vi-VN"/>
        </w:rPr>
        <w:t xml:space="preserve"> </w:t>
      </w:r>
    </w:p>
    <w:p w14:paraId="19DF8B9E">
      <w:pPr>
        <w:pStyle w:val="16"/>
        <w:widowControl w:val="0"/>
        <w:numPr>
          <w:ilvl w:val="0"/>
          <w:numId w:val="2"/>
        </w:numPr>
        <w:spacing w:line="264" w:lineRule="auto"/>
        <w:ind w:left="426" w:right="-1" w:hanging="426"/>
        <w:jc w:val="both"/>
        <w:rPr>
          <w:rFonts w:ascii="Times New Roman" w:hAnsi="Times New Roman" w:cs="Times New Roman"/>
          <w:i/>
          <w:sz w:val="26"/>
          <w:szCs w:val="26"/>
          <w:lang w:val="vi-VN"/>
        </w:rPr>
      </w:pPr>
      <w:r>
        <w:rPr>
          <w:rFonts w:ascii="Times New Roman" w:hAnsi="Times New Roman" w:cs="Times New Roman"/>
          <w:i/>
          <w:sz w:val="26"/>
          <w:szCs w:val="26"/>
          <w:lang w:val="vi-VN"/>
        </w:rPr>
        <w:t>Căn cứ vào các văn bản pháp luật</w:t>
      </w:r>
      <w:r>
        <w:rPr>
          <w:rFonts w:ascii="Times New Roman" w:hAnsi="Times New Roman"/>
          <w:i/>
          <w:sz w:val="26"/>
          <w:lang w:val="vi-VN"/>
        </w:rPr>
        <w:t xml:space="preserve"> khác</w:t>
      </w:r>
      <w:r>
        <w:rPr>
          <w:rFonts w:ascii="Times New Roman" w:hAnsi="Times New Roman" w:cs="Times New Roman"/>
          <w:i/>
          <w:sz w:val="26"/>
          <w:szCs w:val="26"/>
          <w:lang w:val="vi-VN"/>
        </w:rPr>
        <w:t xml:space="preserve"> có liên quan,</w:t>
      </w:r>
    </w:p>
    <w:p w14:paraId="21F02AD2">
      <w:pPr>
        <w:pStyle w:val="16"/>
        <w:numPr>
          <w:ilvl w:val="0"/>
          <w:numId w:val="2"/>
        </w:numPr>
        <w:spacing w:line="276" w:lineRule="auto"/>
        <w:ind w:left="425" w:hanging="425"/>
        <w:jc w:val="both"/>
        <w:rPr>
          <w:rFonts w:ascii="Times New Roman" w:hAnsi="Times New Roman" w:cs="Times New Roman"/>
          <w:i/>
          <w:sz w:val="26"/>
          <w:szCs w:val="26"/>
          <w:lang w:val="vi-VN"/>
        </w:rPr>
      </w:pPr>
      <w:r>
        <w:rPr>
          <w:rFonts w:ascii="Times New Roman" w:hAnsi="Times New Roman" w:cs="Times New Roman"/>
          <w:i/>
          <w:sz w:val="26"/>
          <w:szCs w:val="26"/>
          <w:lang w:val="vi-VN"/>
        </w:rPr>
        <w:t>Căn cứ vào năng lực và nhu cầu của hai bên</w:t>
      </w:r>
      <w:r>
        <w:rPr>
          <w:rFonts w:ascii="Times New Roman" w:hAnsi="Times New Roman"/>
          <w:i/>
          <w:sz w:val="26"/>
          <w:lang w:val="vi-VN"/>
        </w:rPr>
        <w:t>,</w:t>
      </w:r>
    </w:p>
    <w:p w14:paraId="15A77D81">
      <w:pPr>
        <w:widowControl w:val="0"/>
        <w:tabs>
          <w:tab w:val="left" w:pos="540"/>
        </w:tabs>
        <w:spacing w:after="120" w:line="264"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Hôm nay, </w:t>
      </w:r>
      <w:r>
        <w:rPr>
          <w:rFonts w:hint="default" w:ascii="Times New Roman" w:hAnsi="Times New Roman" w:eastAsia="SimSun" w:cs="Times New Roman"/>
          <w:sz w:val="26"/>
          <w:szCs w:val="26"/>
        </w:rPr>
        <w:t>Ngày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{ngay_ky}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tháng</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{thang_ky}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năm</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{nam_ky}</w:t>
      </w:r>
      <w:r>
        <w:rPr>
          <w:rFonts w:ascii="Times New Roman" w:hAnsi="Times New Roman" w:cs="Times New Roman"/>
          <w:sz w:val="26"/>
          <w:szCs w:val="26"/>
          <w:lang w:val="vi-VN"/>
        </w:rPr>
        <w:t>, chúng tôi gồm các Bên dưới đây:</w:t>
      </w:r>
    </w:p>
    <w:tbl>
      <w:tblPr>
        <w:tblStyle w:val="12"/>
        <w:tblW w:w="0" w:type="auto"/>
        <w:tblInd w:w="0" w:type="dxa"/>
        <w:tblLayout w:type="autofit"/>
        <w:tblCellMar>
          <w:top w:w="0" w:type="dxa"/>
          <w:left w:w="108" w:type="dxa"/>
          <w:bottom w:w="0" w:type="dxa"/>
          <w:right w:w="108" w:type="dxa"/>
        </w:tblCellMar>
      </w:tblPr>
      <w:tblGrid>
        <w:gridCol w:w="1611"/>
        <w:gridCol w:w="303"/>
        <w:gridCol w:w="7160"/>
      </w:tblGrid>
      <w:tr w14:paraId="2902ECC9">
        <w:tblPrEx>
          <w:tblCellMar>
            <w:top w:w="0" w:type="dxa"/>
            <w:left w:w="108" w:type="dxa"/>
            <w:bottom w:w="0" w:type="dxa"/>
            <w:right w:w="108" w:type="dxa"/>
          </w:tblCellMar>
        </w:tblPrEx>
        <w:tc>
          <w:tcPr>
            <w:tcW w:w="1611" w:type="dxa"/>
          </w:tcPr>
          <w:p w14:paraId="150785F3">
            <w:pPr>
              <w:widowControl w:val="0"/>
              <w:spacing w:after="120" w:line="264" w:lineRule="auto"/>
              <w:rPr>
                <w:rFonts w:ascii="Times New Roman" w:hAnsi="Times New Roman" w:cs="Times New Roman"/>
                <w:b/>
                <w:sz w:val="26"/>
                <w:szCs w:val="26"/>
                <w:lang w:val="fr-FR"/>
              </w:rPr>
            </w:pPr>
            <w:r>
              <w:rPr>
                <w:rFonts w:ascii="Times New Roman" w:hAnsi="Times New Roman" w:cs="Times New Roman"/>
                <w:b/>
                <w:sz w:val="26"/>
                <w:szCs w:val="26"/>
                <w:lang w:val="fr-FR" w:eastAsia="vi-VN"/>
              </w:rPr>
              <w:t>BÊN MUA</w:t>
            </w:r>
          </w:p>
        </w:tc>
        <w:tc>
          <w:tcPr>
            <w:tcW w:w="303" w:type="dxa"/>
          </w:tcPr>
          <w:p w14:paraId="5CAA708D">
            <w:pPr>
              <w:widowControl w:val="0"/>
              <w:spacing w:after="120" w:line="264" w:lineRule="auto"/>
              <w:rPr>
                <w:rFonts w:ascii="Times New Roman" w:hAnsi="Times New Roman" w:cs="Times New Roman"/>
                <w:sz w:val="26"/>
                <w:szCs w:val="26"/>
                <w:lang w:val="fr-FR"/>
              </w:rPr>
            </w:pPr>
            <w:r>
              <w:rPr>
                <w:rFonts w:ascii="Times New Roman" w:hAnsi="Times New Roman" w:cs="Times New Roman"/>
                <w:sz w:val="26"/>
                <w:szCs w:val="26"/>
                <w:lang w:val="fr-FR" w:eastAsia="vi-VN"/>
              </w:rPr>
              <w:t>:</w:t>
            </w:r>
          </w:p>
        </w:tc>
        <w:tc>
          <w:tcPr>
            <w:tcW w:w="7160" w:type="dxa"/>
          </w:tcPr>
          <w:p w14:paraId="11ACB0AF">
            <w:pPr>
              <w:widowControl w:val="0"/>
              <w:spacing w:after="120" w:line="264" w:lineRule="auto"/>
              <w:rPr>
                <w:rFonts w:ascii="Times New Roman" w:hAnsi="Times New Roman" w:cs="Times New Roman"/>
                <w:b/>
                <w:sz w:val="26"/>
                <w:szCs w:val="26"/>
                <w:lang w:val="fr-FR"/>
              </w:rPr>
            </w:pPr>
            <w:r>
              <w:rPr>
                <w:rFonts w:hint="default" w:ascii="Times New Roman" w:hAnsi="Times New Roman" w:cs="Times New Roman"/>
                <w:b/>
                <w:sz w:val="24"/>
                <w:szCs w:val="24"/>
              </w:rPr>
              <w:t>CÔNG TY CỔ PHẦN VIỆT NAM GRAPHENE GLOBAL</w:t>
            </w:r>
          </w:p>
        </w:tc>
      </w:tr>
      <w:tr w14:paraId="12AE8CAD">
        <w:tblPrEx>
          <w:tblCellMar>
            <w:top w:w="0" w:type="dxa"/>
            <w:left w:w="108" w:type="dxa"/>
            <w:bottom w:w="0" w:type="dxa"/>
            <w:right w:w="108" w:type="dxa"/>
          </w:tblCellMar>
        </w:tblPrEx>
        <w:tc>
          <w:tcPr>
            <w:tcW w:w="1611" w:type="dxa"/>
            <w:vAlign w:val="center"/>
          </w:tcPr>
          <w:p w14:paraId="7042B23C">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Đại diện</w:t>
            </w:r>
          </w:p>
        </w:tc>
        <w:tc>
          <w:tcPr>
            <w:tcW w:w="303" w:type="dxa"/>
            <w:vAlign w:val="center"/>
          </w:tcPr>
          <w:p w14:paraId="49BC921F">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w:t>
            </w:r>
          </w:p>
        </w:tc>
        <w:tc>
          <w:tcPr>
            <w:tcW w:w="7160" w:type="dxa"/>
            <w:vAlign w:val="center"/>
          </w:tcPr>
          <w:p w14:paraId="623E7F82">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rPr>
              <w:t>Ông</w:t>
            </w:r>
            <w:r>
              <w:rPr>
                <w:rFonts w:ascii="Times New Roman" w:hAnsi="Times New Roman" w:cs="Times New Roman"/>
                <w:b/>
                <w:sz w:val="26"/>
                <w:szCs w:val="26"/>
              </w:rPr>
              <w:t xml:space="preserve"> </w:t>
            </w:r>
            <w:r>
              <w:rPr>
                <w:rFonts w:hint="default" w:ascii="Times New Roman" w:hAnsi="Times New Roman" w:cs="Times New Roman"/>
                <w:b/>
                <w:sz w:val="24"/>
                <w:szCs w:val="24"/>
              </w:rPr>
              <w:t>NGUYỄN TIẾN DANH</w:t>
            </w:r>
          </w:p>
        </w:tc>
      </w:tr>
      <w:tr w14:paraId="547A860D">
        <w:tblPrEx>
          <w:tblCellMar>
            <w:top w:w="0" w:type="dxa"/>
            <w:left w:w="108" w:type="dxa"/>
            <w:bottom w:w="0" w:type="dxa"/>
            <w:right w:w="108" w:type="dxa"/>
          </w:tblCellMar>
        </w:tblPrEx>
        <w:tc>
          <w:tcPr>
            <w:tcW w:w="1611" w:type="dxa"/>
          </w:tcPr>
          <w:p w14:paraId="4D577248">
            <w:pPr>
              <w:widowControl w:val="0"/>
              <w:spacing w:after="120" w:line="264" w:lineRule="auto"/>
              <w:rPr>
                <w:rFonts w:ascii="Times New Roman" w:hAnsi="Times New Roman" w:cs="Times New Roman"/>
                <w:sz w:val="26"/>
                <w:szCs w:val="26"/>
                <w:lang w:val="fr-FR"/>
              </w:rPr>
            </w:pPr>
            <w:r>
              <w:rPr>
                <w:rFonts w:ascii="Times New Roman" w:hAnsi="Times New Roman" w:cs="Times New Roman"/>
                <w:sz w:val="26"/>
                <w:szCs w:val="26"/>
                <w:lang w:val="fr-FR" w:eastAsia="vi-VN"/>
              </w:rPr>
              <w:t>Chức vụ</w:t>
            </w:r>
          </w:p>
        </w:tc>
        <w:tc>
          <w:tcPr>
            <w:tcW w:w="303" w:type="dxa"/>
          </w:tcPr>
          <w:p w14:paraId="2EC81F28">
            <w:pPr>
              <w:widowControl w:val="0"/>
              <w:spacing w:after="120" w:line="264" w:lineRule="auto"/>
              <w:rPr>
                <w:rFonts w:ascii="Times New Roman" w:hAnsi="Times New Roman" w:cs="Times New Roman"/>
                <w:sz w:val="26"/>
                <w:szCs w:val="26"/>
                <w:lang w:val="fr-FR"/>
              </w:rPr>
            </w:pPr>
            <w:r>
              <w:rPr>
                <w:rFonts w:ascii="Times New Roman" w:hAnsi="Times New Roman" w:cs="Times New Roman"/>
                <w:sz w:val="26"/>
                <w:szCs w:val="26"/>
                <w:lang w:val="fr-FR" w:eastAsia="vi-VN"/>
              </w:rPr>
              <w:t>:</w:t>
            </w:r>
          </w:p>
        </w:tc>
        <w:tc>
          <w:tcPr>
            <w:tcW w:w="7160" w:type="dxa"/>
          </w:tcPr>
          <w:p w14:paraId="4E6003B1">
            <w:pPr>
              <w:widowControl w:val="0"/>
              <w:spacing w:after="120" w:line="264" w:lineRule="auto"/>
              <w:rPr>
                <w:rFonts w:ascii="Times New Roman" w:hAnsi="Times New Roman" w:cs="Times New Roman"/>
                <w:sz w:val="26"/>
                <w:szCs w:val="26"/>
                <w:lang w:val="fr-FR"/>
              </w:rPr>
            </w:pPr>
            <w:r>
              <w:rPr>
                <w:rFonts w:hint="default" w:ascii="Times New Roman" w:hAnsi="Times New Roman" w:cs="Times New Roman"/>
                <w:sz w:val="24"/>
                <w:szCs w:val="24"/>
              </w:rPr>
              <w:t>Giám đốc</w:t>
            </w:r>
          </w:p>
        </w:tc>
      </w:tr>
      <w:tr w14:paraId="5BC67984">
        <w:tblPrEx>
          <w:tblCellMar>
            <w:top w:w="0" w:type="dxa"/>
            <w:left w:w="108" w:type="dxa"/>
            <w:bottom w:w="0" w:type="dxa"/>
            <w:right w:w="108" w:type="dxa"/>
          </w:tblCellMar>
        </w:tblPrEx>
        <w:tc>
          <w:tcPr>
            <w:tcW w:w="1611" w:type="dxa"/>
          </w:tcPr>
          <w:p w14:paraId="7B757803">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Địa chỉ</w:t>
            </w:r>
          </w:p>
        </w:tc>
        <w:tc>
          <w:tcPr>
            <w:tcW w:w="303" w:type="dxa"/>
          </w:tcPr>
          <w:p w14:paraId="6489FC61">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w:t>
            </w:r>
          </w:p>
        </w:tc>
        <w:tc>
          <w:tcPr>
            <w:tcW w:w="7160" w:type="dxa"/>
          </w:tcPr>
          <w:p w14:paraId="1CA407A8">
            <w:pPr>
              <w:rPr>
                <w:rFonts w:ascii="Times New Roman" w:hAnsi="Times New Roman" w:cs="Times New Roman"/>
                <w:sz w:val="26"/>
                <w:szCs w:val="26"/>
                <w:lang w:val="fr-FR"/>
              </w:rPr>
            </w:pPr>
            <w:r>
              <w:rPr>
                <w:rFonts w:hint="default" w:ascii="Times New Roman" w:hAnsi="Times New Roman" w:cs="Times New Roman"/>
                <w:sz w:val="24"/>
                <w:szCs w:val="24"/>
              </w:rPr>
              <w:t>340 Phan Bội Châu, Phường Quy Nhơn, Tỉnh Gia Lai, Việt Nam</w:t>
            </w:r>
          </w:p>
        </w:tc>
      </w:tr>
      <w:tr w14:paraId="1B50B3D6">
        <w:tblPrEx>
          <w:tblCellMar>
            <w:top w:w="0" w:type="dxa"/>
            <w:left w:w="108" w:type="dxa"/>
            <w:bottom w:w="0" w:type="dxa"/>
            <w:right w:w="108" w:type="dxa"/>
          </w:tblCellMar>
        </w:tblPrEx>
        <w:tc>
          <w:tcPr>
            <w:tcW w:w="1611" w:type="dxa"/>
          </w:tcPr>
          <w:p w14:paraId="6830B3B6">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Mã số thuế</w:t>
            </w:r>
          </w:p>
        </w:tc>
        <w:tc>
          <w:tcPr>
            <w:tcW w:w="303" w:type="dxa"/>
          </w:tcPr>
          <w:p w14:paraId="2F6B4980">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w:t>
            </w:r>
          </w:p>
        </w:tc>
        <w:tc>
          <w:tcPr>
            <w:tcW w:w="7160" w:type="dxa"/>
          </w:tcPr>
          <w:p w14:paraId="41EF7B0F">
            <w:pPr>
              <w:widowControl w:val="0"/>
              <w:spacing w:after="120" w:line="264" w:lineRule="auto"/>
              <w:jc w:val="both"/>
              <w:rPr>
                <w:rFonts w:ascii="Times New Roman" w:hAnsi="Times New Roman" w:cs="Times New Roman"/>
                <w:sz w:val="26"/>
                <w:szCs w:val="26"/>
                <w:highlight w:val="yellow"/>
                <w:lang w:val="fr-FR"/>
              </w:rPr>
            </w:pPr>
            <w:r>
              <w:rPr>
                <w:rFonts w:hint="default" w:ascii="Times New Roman" w:hAnsi="Times New Roman" w:cs="Times New Roman"/>
                <w:sz w:val="24"/>
                <w:szCs w:val="24"/>
              </w:rPr>
              <w:t>4101649609</w:t>
            </w:r>
          </w:p>
        </w:tc>
      </w:tr>
      <w:tr w14:paraId="7A980460">
        <w:tblPrEx>
          <w:tblCellMar>
            <w:top w:w="0" w:type="dxa"/>
            <w:left w:w="108" w:type="dxa"/>
            <w:bottom w:w="0" w:type="dxa"/>
            <w:right w:w="108" w:type="dxa"/>
          </w:tblCellMar>
        </w:tblPrEx>
        <w:tc>
          <w:tcPr>
            <w:tcW w:w="1611" w:type="dxa"/>
          </w:tcPr>
          <w:p w14:paraId="020FD3DD">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Tài khoản số</w:t>
            </w:r>
          </w:p>
        </w:tc>
        <w:tc>
          <w:tcPr>
            <w:tcW w:w="303" w:type="dxa"/>
          </w:tcPr>
          <w:p w14:paraId="343F84D3">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 xml:space="preserve">: </w:t>
            </w:r>
          </w:p>
        </w:tc>
        <w:tc>
          <w:tcPr>
            <w:tcW w:w="7160" w:type="dxa"/>
          </w:tcPr>
          <w:p w14:paraId="03D76DB2">
            <w:pPr>
              <w:widowControl w:val="0"/>
              <w:spacing w:after="120" w:line="264" w:lineRule="auto"/>
              <w:jc w:val="both"/>
              <w:rPr>
                <w:rFonts w:ascii="Times New Roman" w:hAnsi="Times New Roman" w:cs="Times New Roman"/>
                <w:sz w:val="26"/>
                <w:szCs w:val="26"/>
                <w:lang w:val="vi-VN"/>
              </w:rPr>
            </w:pPr>
          </w:p>
        </w:tc>
      </w:tr>
    </w:tbl>
    <w:p w14:paraId="34ECD85A">
      <w:pPr>
        <w:widowControl w:val="0"/>
        <w:spacing w:after="120" w:line="264" w:lineRule="auto"/>
        <w:rPr>
          <w:rFonts w:ascii="Times New Roman" w:hAnsi="Times New Roman" w:cs="Times New Roman"/>
          <w:i/>
          <w:sz w:val="26"/>
          <w:szCs w:val="26"/>
          <w:lang w:val="fr-FR"/>
        </w:rPr>
      </w:pPr>
      <w:r>
        <w:rPr>
          <w:rFonts w:ascii="Times New Roman" w:hAnsi="Times New Roman" w:cs="Times New Roman"/>
          <w:i/>
          <w:sz w:val="26"/>
          <w:szCs w:val="26"/>
          <w:lang w:val="fr-FR"/>
        </w:rPr>
        <w:t>(Sau đây gọi tắt là “</w:t>
      </w:r>
      <w:r>
        <w:rPr>
          <w:rFonts w:ascii="Times New Roman" w:hAnsi="Times New Roman" w:cs="Times New Roman"/>
          <w:b/>
          <w:i/>
          <w:sz w:val="26"/>
          <w:szCs w:val="26"/>
          <w:lang w:val="fr-FR"/>
        </w:rPr>
        <w:t>Bên A</w:t>
      </w:r>
      <w:r>
        <w:rPr>
          <w:rFonts w:ascii="Times New Roman" w:hAnsi="Times New Roman" w:cs="Times New Roman"/>
          <w:i/>
          <w:sz w:val="26"/>
          <w:szCs w:val="26"/>
          <w:lang w:val="fr-FR"/>
        </w:rPr>
        <w:t>”)</w:t>
      </w:r>
    </w:p>
    <w:p w14:paraId="061E333C">
      <w:pPr>
        <w:widowControl w:val="0"/>
        <w:spacing w:after="120"/>
        <w:jc w:val="both"/>
        <w:rPr>
          <w:rFonts w:ascii="Times New Roman" w:hAnsi="Times New Roman" w:cs="Times New Roman"/>
          <w:b/>
          <w:sz w:val="26"/>
          <w:szCs w:val="26"/>
          <w:lang w:val="fr-FR"/>
        </w:rPr>
      </w:pPr>
      <w:r>
        <w:rPr>
          <w:rFonts w:ascii="Times New Roman" w:hAnsi="Times New Roman" w:cs="Times New Roman"/>
          <w:b/>
          <w:sz w:val="26"/>
          <w:szCs w:val="26"/>
          <w:lang w:val="fr-FR"/>
        </w:rPr>
        <w:t>VÀ</w:t>
      </w:r>
    </w:p>
    <w:tbl>
      <w:tblPr>
        <w:tblStyle w:val="12"/>
        <w:tblW w:w="9290" w:type="dxa"/>
        <w:tblInd w:w="0" w:type="dxa"/>
        <w:tblLayout w:type="autofit"/>
        <w:tblCellMar>
          <w:top w:w="0" w:type="dxa"/>
          <w:left w:w="108" w:type="dxa"/>
          <w:bottom w:w="0" w:type="dxa"/>
          <w:right w:w="108" w:type="dxa"/>
        </w:tblCellMar>
      </w:tblPr>
      <w:tblGrid>
        <w:gridCol w:w="1786"/>
        <w:gridCol w:w="303"/>
        <w:gridCol w:w="7201"/>
      </w:tblGrid>
      <w:tr w14:paraId="49A92569">
        <w:tblPrEx>
          <w:tblCellMar>
            <w:top w:w="0" w:type="dxa"/>
            <w:left w:w="108" w:type="dxa"/>
            <w:bottom w:w="0" w:type="dxa"/>
            <w:right w:w="108" w:type="dxa"/>
          </w:tblCellMar>
        </w:tblPrEx>
        <w:trPr>
          <w:trHeight w:val="378" w:hRule="atLeast"/>
        </w:trPr>
        <w:tc>
          <w:tcPr>
            <w:tcW w:w="1786" w:type="dxa"/>
          </w:tcPr>
          <w:p w14:paraId="4FA04443">
            <w:pPr>
              <w:widowControl w:val="0"/>
              <w:spacing w:after="120"/>
              <w:jc w:val="both"/>
              <w:rPr>
                <w:rFonts w:ascii="Times New Roman" w:hAnsi="Times New Roman" w:cs="Times New Roman"/>
                <w:b/>
                <w:sz w:val="26"/>
                <w:szCs w:val="26"/>
                <w:lang w:val="fr-FR"/>
              </w:rPr>
            </w:pPr>
            <w:r>
              <w:rPr>
                <w:rFonts w:ascii="Times New Roman" w:hAnsi="Times New Roman" w:cs="Times New Roman"/>
                <w:b/>
                <w:sz w:val="26"/>
                <w:szCs w:val="26"/>
                <w:lang w:val="fr-FR"/>
              </w:rPr>
              <w:t>BÊN BÁN</w:t>
            </w:r>
          </w:p>
        </w:tc>
        <w:tc>
          <w:tcPr>
            <w:tcW w:w="303" w:type="dxa"/>
          </w:tcPr>
          <w:p w14:paraId="52679269">
            <w:pPr>
              <w:widowControl w:val="0"/>
              <w:spacing w:after="120"/>
              <w:jc w:val="both"/>
              <w:rPr>
                <w:rFonts w:ascii="Times New Roman" w:hAnsi="Times New Roman" w:cs="Times New Roman"/>
                <w:b/>
                <w:sz w:val="26"/>
                <w:szCs w:val="26"/>
                <w:lang w:val="fr-FR"/>
              </w:rPr>
            </w:pPr>
            <w:r>
              <w:rPr>
                <w:rFonts w:ascii="Times New Roman" w:hAnsi="Times New Roman" w:cs="Times New Roman"/>
                <w:b/>
                <w:sz w:val="26"/>
                <w:szCs w:val="26"/>
                <w:lang w:val="fr-FR"/>
              </w:rPr>
              <w:t>:</w:t>
            </w:r>
          </w:p>
        </w:tc>
        <w:tc>
          <w:tcPr>
            <w:tcW w:w="7201" w:type="dxa"/>
          </w:tcPr>
          <w:p w14:paraId="6A689857">
            <w:pPr>
              <w:widowControl w:val="0"/>
              <w:spacing w:after="120"/>
              <w:jc w:val="both"/>
              <w:rPr>
                <w:rFonts w:hint="default" w:ascii="Times New Roman" w:hAnsi="Times New Roman" w:cs="Times New Roman"/>
                <w:b/>
                <w:sz w:val="24"/>
                <w:szCs w:val="24"/>
                <w:lang w:val="fr-FR"/>
              </w:rPr>
            </w:pPr>
            <w:r>
              <w:rPr>
                <w:rFonts w:hint="default" w:ascii="Times New Roman" w:hAnsi="Times New Roman" w:eastAsia="SimSun" w:cs="Times New Roman"/>
                <w:sz w:val="24"/>
                <w:szCs w:val="24"/>
              </w:rPr>
              <w:t>{ten_cong_ty}</w:t>
            </w:r>
          </w:p>
        </w:tc>
      </w:tr>
      <w:tr w14:paraId="7F8B0963">
        <w:tblPrEx>
          <w:tblCellMar>
            <w:top w:w="0" w:type="dxa"/>
            <w:left w:w="108" w:type="dxa"/>
            <w:bottom w:w="0" w:type="dxa"/>
            <w:right w:w="108" w:type="dxa"/>
          </w:tblCellMar>
        </w:tblPrEx>
        <w:tc>
          <w:tcPr>
            <w:tcW w:w="1786" w:type="dxa"/>
            <w:vAlign w:val="center"/>
          </w:tcPr>
          <w:p w14:paraId="1DF5F1C0">
            <w:pPr>
              <w:widowControl w:val="0"/>
              <w:spacing w:after="120" w:line="264" w:lineRule="auto"/>
              <w:jc w:val="both"/>
              <w:rPr>
                <w:rFonts w:ascii="Times New Roman" w:hAnsi="Times New Roman" w:cs="Times New Roman"/>
                <w:sz w:val="26"/>
                <w:szCs w:val="26"/>
                <w:lang w:val="fr-FR" w:eastAsia="vi-VN"/>
              </w:rPr>
            </w:pPr>
            <w:r>
              <w:rPr>
                <w:rFonts w:ascii="Times New Roman" w:hAnsi="Times New Roman" w:cs="Times New Roman"/>
                <w:sz w:val="26"/>
                <w:szCs w:val="26"/>
                <w:lang w:val="fr-FR" w:eastAsia="vi-VN"/>
              </w:rPr>
              <w:t>Đại diện</w:t>
            </w:r>
          </w:p>
        </w:tc>
        <w:tc>
          <w:tcPr>
            <w:tcW w:w="303" w:type="dxa"/>
            <w:vAlign w:val="center"/>
          </w:tcPr>
          <w:p w14:paraId="7F481E46">
            <w:pPr>
              <w:widowControl w:val="0"/>
              <w:spacing w:after="120" w:line="264" w:lineRule="auto"/>
              <w:jc w:val="both"/>
              <w:rPr>
                <w:rFonts w:ascii="Times New Roman" w:hAnsi="Times New Roman" w:cs="Times New Roman"/>
                <w:sz w:val="26"/>
                <w:szCs w:val="26"/>
                <w:lang w:val="fr-FR" w:eastAsia="vi-VN"/>
              </w:rPr>
            </w:pPr>
            <w:r>
              <w:rPr>
                <w:rFonts w:ascii="Times New Roman" w:hAnsi="Times New Roman" w:cs="Times New Roman"/>
                <w:sz w:val="26"/>
                <w:szCs w:val="26"/>
                <w:lang w:val="fr-FR" w:eastAsia="vi-VN"/>
              </w:rPr>
              <w:t>:</w:t>
            </w:r>
          </w:p>
        </w:tc>
        <w:tc>
          <w:tcPr>
            <w:tcW w:w="7201" w:type="dxa"/>
            <w:vAlign w:val="center"/>
          </w:tcPr>
          <w:p w14:paraId="0CBE673B">
            <w:pPr>
              <w:widowControl w:val="0"/>
              <w:spacing w:after="120" w:line="264" w:lineRule="auto"/>
              <w:jc w:val="both"/>
              <w:rPr>
                <w:rFonts w:hint="default" w:ascii="Times New Roman" w:hAnsi="Times New Roman" w:cs="Times New Roman"/>
                <w:b/>
                <w:sz w:val="24"/>
                <w:szCs w:val="24"/>
                <w:lang w:val="en-US" w:eastAsia="vi-VN"/>
              </w:rPr>
            </w:pPr>
            <w:r>
              <w:rPr>
                <w:rFonts w:hint="default" w:ascii="Times New Roman" w:hAnsi="Times New Roman" w:cs="Times New Roman"/>
                <w:sz w:val="24"/>
                <w:szCs w:val="24"/>
              </w:rPr>
              <w:t>Ông</w:t>
            </w:r>
            <w:r>
              <w:rPr>
                <w:rFonts w:hint="default" w:ascii="Times New Roman" w:hAnsi="Times New Roman" w:cs="Times New Roman"/>
                <w:sz w:val="24"/>
                <w:szCs w:val="24"/>
                <w:lang w:val="en-US"/>
              </w:rPr>
              <w:t xml:space="preserve">/Bà </w:t>
            </w:r>
            <w:r>
              <w:rPr>
                <w:rFonts w:hint="default" w:ascii="Times New Roman" w:hAnsi="Times New Roman" w:eastAsia="SimSun" w:cs="Times New Roman"/>
                <w:sz w:val="24"/>
                <w:szCs w:val="24"/>
              </w:rPr>
              <w:t>{nguoi_dai_dien_ben_b}</w:t>
            </w:r>
          </w:p>
        </w:tc>
      </w:tr>
      <w:tr w14:paraId="4B3F60A4">
        <w:tblPrEx>
          <w:tblCellMar>
            <w:top w:w="0" w:type="dxa"/>
            <w:left w:w="108" w:type="dxa"/>
            <w:bottom w:w="0" w:type="dxa"/>
            <w:right w:w="108" w:type="dxa"/>
          </w:tblCellMar>
        </w:tblPrEx>
        <w:tc>
          <w:tcPr>
            <w:tcW w:w="1786" w:type="dxa"/>
            <w:vAlign w:val="top"/>
          </w:tcPr>
          <w:p w14:paraId="13F41BB2">
            <w:pPr>
              <w:widowControl w:val="0"/>
              <w:spacing w:after="120" w:line="264" w:lineRule="auto"/>
              <w:rPr>
                <w:rFonts w:ascii="Times New Roman" w:hAnsi="Times New Roman" w:cs="Times New Roman"/>
                <w:sz w:val="26"/>
                <w:szCs w:val="26"/>
              </w:rPr>
            </w:pPr>
            <w:r>
              <w:rPr>
                <w:rFonts w:ascii="Times New Roman" w:hAnsi="Times New Roman" w:cs="Times New Roman"/>
                <w:sz w:val="26"/>
                <w:szCs w:val="26"/>
                <w:lang w:val="fr-FR" w:eastAsia="vi-VN"/>
              </w:rPr>
              <w:t>Chức vụ</w:t>
            </w:r>
          </w:p>
        </w:tc>
        <w:tc>
          <w:tcPr>
            <w:tcW w:w="303" w:type="dxa"/>
            <w:vAlign w:val="top"/>
          </w:tcPr>
          <w:p w14:paraId="16D7318A">
            <w:pPr>
              <w:widowControl w:val="0"/>
              <w:spacing w:after="120" w:line="264" w:lineRule="auto"/>
              <w:rPr>
                <w:rFonts w:ascii="Times New Roman" w:hAnsi="Times New Roman" w:cs="Times New Roman"/>
                <w:sz w:val="26"/>
                <w:szCs w:val="26"/>
                <w:lang w:val="fr-FR"/>
              </w:rPr>
            </w:pPr>
            <w:r>
              <w:rPr>
                <w:rFonts w:ascii="Times New Roman" w:hAnsi="Times New Roman" w:cs="Times New Roman"/>
                <w:sz w:val="26"/>
                <w:szCs w:val="26"/>
                <w:lang w:val="fr-FR" w:eastAsia="vi-VN"/>
              </w:rPr>
              <w:t>:</w:t>
            </w:r>
          </w:p>
        </w:tc>
        <w:tc>
          <w:tcPr>
            <w:tcW w:w="7201" w:type="dxa"/>
            <w:vAlign w:val="top"/>
          </w:tcPr>
          <w:p w14:paraId="5894459C">
            <w:pPr>
              <w:widowControl w:val="0"/>
              <w:spacing w:after="120" w:line="264" w:lineRule="auto"/>
              <w:rPr>
                <w:rFonts w:hint="default" w:ascii="Times New Roman" w:hAnsi="Times New Roman" w:cs="Times New Roman"/>
                <w:sz w:val="24"/>
                <w:szCs w:val="24"/>
                <w:lang w:val="fr-FR"/>
              </w:rPr>
            </w:pPr>
            <w:r>
              <w:rPr>
                <w:rFonts w:hint="default" w:ascii="Times New Roman" w:hAnsi="Times New Roman" w:eastAsia="SimSun" w:cs="Times New Roman"/>
                <w:sz w:val="24"/>
                <w:szCs w:val="24"/>
              </w:rPr>
              <w:t>{chuc_vu_ben_b}</w:t>
            </w:r>
          </w:p>
        </w:tc>
      </w:tr>
      <w:tr w14:paraId="0B97F624">
        <w:tblPrEx>
          <w:tblCellMar>
            <w:top w:w="0" w:type="dxa"/>
            <w:left w:w="108" w:type="dxa"/>
            <w:bottom w:w="0" w:type="dxa"/>
            <w:right w:w="108" w:type="dxa"/>
          </w:tblCellMar>
        </w:tblPrEx>
        <w:tc>
          <w:tcPr>
            <w:tcW w:w="1786" w:type="dxa"/>
            <w:vAlign w:val="top"/>
          </w:tcPr>
          <w:p w14:paraId="4ABD26E1">
            <w:pPr>
              <w:widowControl w:val="0"/>
              <w:spacing w:after="120" w:line="264" w:lineRule="auto"/>
              <w:jc w:val="both"/>
              <w:rPr>
                <w:rFonts w:ascii="Times New Roman" w:hAnsi="Times New Roman" w:cs="Times New Roman"/>
                <w:sz w:val="26"/>
                <w:szCs w:val="26"/>
                <w:lang w:val="fr-FR" w:eastAsia="vi-VN"/>
              </w:rPr>
            </w:pPr>
            <w:r>
              <w:rPr>
                <w:rFonts w:ascii="Times New Roman" w:hAnsi="Times New Roman" w:cs="Times New Roman"/>
                <w:sz w:val="26"/>
                <w:szCs w:val="26"/>
                <w:lang w:val="fr-FR" w:eastAsia="vi-VN"/>
              </w:rPr>
              <w:t>Địa chỉ</w:t>
            </w:r>
          </w:p>
        </w:tc>
        <w:tc>
          <w:tcPr>
            <w:tcW w:w="303" w:type="dxa"/>
            <w:vAlign w:val="top"/>
          </w:tcPr>
          <w:p w14:paraId="55895A42">
            <w:pPr>
              <w:widowControl w:val="0"/>
              <w:spacing w:after="120" w:line="264" w:lineRule="auto"/>
              <w:jc w:val="both"/>
              <w:rPr>
                <w:rFonts w:ascii="Times New Roman" w:hAnsi="Times New Roman" w:cs="Times New Roman"/>
                <w:sz w:val="26"/>
                <w:szCs w:val="26"/>
                <w:lang w:val="fr-FR" w:eastAsia="vi-VN"/>
              </w:rPr>
            </w:pPr>
            <w:r>
              <w:rPr>
                <w:rFonts w:ascii="Times New Roman" w:hAnsi="Times New Roman" w:cs="Times New Roman"/>
                <w:sz w:val="26"/>
                <w:szCs w:val="26"/>
                <w:lang w:val="fr-FR" w:eastAsia="vi-VN"/>
              </w:rPr>
              <w:t>:</w:t>
            </w:r>
          </w:p>
        </w:tc>
        <w:tc>
          <w:tcPr>
            <w:tcW w:w="7201" w:type="dxa"/>
            <w:vAlign w:val="top"/>
          </w:tcPr>
          <w:p w14:paraId="115882A0">
            <w:pPr>
              <w:rPr>
                <w:rFonts w:hint="default" w:ascii="Times New Roman" w:hAnsi="Times New Roman" w:cs="Times New Roman"/>
                <w:sz w:val="24"/>
                <w:szCs w:val="24"/>
                <w:lang w:val="fr-FR" w:eastAsia="vi-VN"/>
              </w:rPr>
            </w:pPr>
            <w:r>
              <w:rPr>
                <w:rFonts w:hint="default" w:ascii="Times New Roman" w:hAnsi="Times New Roman" w:eastAsia="SimSun" w:cs="Times New Roman"/>
                <w:sz w:val="24"/>
                <w:szCs w:val="24"/>
              </w:rPr>
              <w:t>{dia_chi}</w:t>
            </w:r>
          </w:p>
        </w:tc>
      </w:tr>
      <w:tr w14:paraId="6EBC0392">
        <w:tblPrEx>
          <w:tblCellMar>
            <w:top w:w="0" w:type="dxa"/>
            <w:left w:w="108" w:type="dxa"/>
            <w:bottom w:w="0" w:type="dxa"/>
            <w:right w:w="108" w:type="dxa"/>
          </w:tblCellMar>
        </w:tblPrEx>
        <w:tc>
          <w:tcPr>
            <w:tcW w:w="1786" w:type="dxa"/>
            <w:vAlign w:val="top"/>
          </w:tcPr>
          <w:p w14:paraId="0942EA2B">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Mã số thuế</w:t>
            </w:r>
          </w:p>
        </w:tc>
        <w:tc>
          <w:tcPr>
            <w:tcW w:w="303" w:type="dxa"/>
            <w:vAlign w:val="top"/>
          </w:tcPr>
          <w:p w14:paraId="4926FB70">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w:t>
            </w:r>
          </w:p>
        </w:tc>
        <w:tc>
          <w:tcPr>
            <w:tcW w:w="7201" w:type="dxa"/>
            <w:vAlign w:val="top"/>
          </w:tcPr>
          <w:p w14:paraId="0D5E1E45">
            <w:pPr>
              <w:widowControl w:val="0"/>
              <w:spacing w:after="120" w:line="264" w:lineRule="auto"/>
              <w:jc w:val="both"/>
              <w:rPr>
                <w:rFonts w:hint="default" w:ascii="Times New Roman" w:hAnsi="Times New Roman" w:cs="Times New Roman"/>
                <w:sz w:val="24"/>
                <w:szCs w:val="24"/>
                <w:lang w:val="fr-FR"/>
              </w:rPr>
            </w:pPr>
            <w:r>
              <w:rPr>
                <w:rFonts w:hint="default" w:ascii="Times New Roman" w:hAnsi="Times New Roman" w:eastAsia="SimSun" w:cs="Times New Roman"/>
                <w:sz w:val="24"/>
                <w:szCs w:val="24"/>
              </w:rPr>
              <w:t>{ma_so_thue}</w:t>
            </w:r>
          </w:p>
        </w:tc>
      </w:tr>
      <w:tr w14:paraId="18014CE8">
        <w:tblPrEx>
          <w:tblCellMar>
            <w:top w:w="0" w:type="dxa"/>
            <w:left w:w="108" w:type="dxa"/>
            <w:bottom w:w="0" w:type="dxa"/>
            <w:right w:w="108" w:type="dxa"/>
          </w:tblCellMar>
        </w:tblPrEx>
        <w:tc>
          <w:tcPr>
            <w:tcW w:w="1786" w:type="dxa"/>
            <w:vAlign w:val="top"/>
          </w:tcPr>
          <w:p w14:paraId="3DE1F552">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Tài khoản số</w:t>
            </w:r>
          </w:p>
        </w:tc>
        <w:tc>
          <w:tcPr>
            <w:tcW w:w="303" w:type="dxa"/>
            <w:vAlign w:val="top"/>
          </w:tcPr>
          <w:p w14:paraId="208D193E">
            <w:pPr>
              <w:widowControl w:val="0"/>
              <w:spacing w:after="120" w:line="264" w:lineRule="auto"/>
              <w:jc w:val="both"/>
              <w:rPr>
                <w:rFonts w:ascii="Times New Roman" w:hAnsi="Times New Roman" w:cs="Times New Roman"/>
                <w:sz w:val="26"/>
                <w:szCs w:val="26"/>
                <w:lang w:val="fr-FR"/>
              </w:rPr>
            </w:pPr>
            <w:r>
              <w:rPr>
                <w:rFonts w:ascii="Times New Roman" w:hAnsi="Times New Roman" w:cs="Times New Roman"/>
                <w:sz w:val="26"/>
                <w:szCs w:val="26"/>
                <w:lang w:val="fr-FR" w:eastAsia="vi-VN"/>
              </w:rPr>
              <w:t xml:space="preserve">: </w:t>
            </w:r>
          </w:p>
        </w:tc>
        <w:tc>
          <w:tcPr>
            <w:tcW w:w="7201" w:type="dxa"/>
            <w:vAlign w:val="top"/>
          </w:tcPr>
          <w:p w14:paraId="600E19D1">
            <w:pPr>
              <w:widowControl w:val="0"/>
              <w:spacing w:after="120" w:line="264"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{so_tai_khoan}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Tại Ngân hàng: </w:t>
            </w:r>
            <w:r>
              <w:rPr>
                <w:rStyle w:val="25"/>
                <w:rFonts w:hint="default" w:ascii="Times New Roman" w:hAnsi="Times New Roman" w:eastAsia="SimSun" w:cs="Times New Roman"/>
                <w:sz w:val="24"/>
                <w:szCs w:val="24"/>
              </w:rPr>
              <w:t>{ten_ngan_hang}</w:t>
            </w:r>
          </w:p>
        </w:tc>
      </w:tr>
    </w:tbl>
    <w:p w14:paraId="5C5390C3">
      <w:pPr>
        <w:widowControl w:val="0"/>
        <w:spacing w:after="120"/>
        <w:rPr>
          <w:rFonts w:ascii="Times New Roman" w:hAnsi="Times New Roman" w:cs="Times New Roman"/>
          <w:i/>
          <w:sz w:val="26"/>
          <w:szCs w:val="26"/>
          <w:lang w:val="fr-FR"/>
        </w:rPr>
      </w:pPr>
      <w:r>
        <w:rPr>
          <w:rFonts w:ascii="Times New Roman" w:hAnsi="Times New Roman" w:cs="Times New Roman"/>
          <w:i/>
          <w:sz w:val="26"/>
          <w:szCs w:val="26"/>
          <w:lang w:val="fr-FR"/>
        </w:rPr>
        <w:t>(Sau đây gọi tắt là “</w:t>
      </w:r>
      <w:r>
        <w:rPr>
          <w:rFonts w:ascii="Times New Roman" w:hAnsi="Times New Roman" w:cs="Times New Roman"/>
          <w:b/>
          <w:i/>
          <w:sz w:val="26"/>
          <w:szCs w:val="26"/>
          <w:lang w:val="fr-FR"/>
        </w:rPr>
        <w:t>Bên B</w:t>
      </w:r>
      <w:r>
        <w:rPr>
          <w:rFonts w:ascii="Times New Roman" w:hAnsi="Times New Roman" w:cs="Times New Roman"/>
          <w:i/>
          <w:sz w:val="26"/>
          <w:szCs w:val="26"/>
          <w:lang w:val="fr-FR"/>
        </w:rPr>
        <w:t>”)</w:t>
      </w:r>
    </w:p>
    <w:p w14:paraId="0CE57D22">
      <w:pPr>
        <w:spacing w:after="120"/>
        <w:jc w:val="both"/>
        <w:rPr>
          <w:rFonts w:ascii="Times New Roman" w:hAnsi="Times New Roman" w:cs="Times New Roman"/>
          <w:i/>
          <w:sz w:val="26"/>
          <w:szCs w:val="26"/>
          <w:lang w:val="fr-FR"/>
        </w:rPr>
      </w:pPr>
      <w:r>
        <w:rPr>
          <w:rFonts w:ascii="Times New Roman" w:hAnsi="Times New Roman" w:cs="Times New Roman"/>
          <w:i/>
          <w:sz w:val="26"/>
          <w:szCs w:val="26"/>
          <w:lang w:val="fr-FR"/>
        </w:rPr>
        <w:t>Bên A và Bên B sau đây được gọi riêng là “</w:t>
      </w:r>
      <w:r>
        <w:rPr>
          <w:rFonts w:ascii="Times New Roman" w:hAnsi="Times New Roman" w:cs="Times New Roman"/>
          <w:b/>
          <w:i/>
          <w:sz w:val="26"/>
          <w:szCs w:val="26"/>
          <w:lang w:val="fr-FR"/>
        </w:rPr>
        <w:t>Bên</w:t>
      </w:r>
      <w:r>
        <w:rPr>
          <w:rFonts w:ascii="Times New Roman" w:hAnsi="Times New Roman" w:cs="Times New Roman"/>
          <w:i/>
          <w:sz w:val="26"/>
          <w:szCs w:val="26"/>
          <w:lang w:val="fr-FR"/>
        </w:rPr>
        <w:t>” hoặc “</w:t>
      </w:r>
      <w:r>
        <w:rPr>
          <w:rFonts w:ascii="Times New Roman" w:hAnsi="Times New Roman" w:cs="Times New Roman"/>
          <w:b/>
          <w:i/>
          <w:sz w:val="26"/>
          <w:szCs w:val="26"/>
          <w:lang w:val="fr-FR"/>
        </w:rPr>
        <w:t>Mỗi</w:t>
      </w:r>
      <w:r>
        <w:rPr>
          <w:rFonts w:ascii="Times New Roman" w:hAnsi="Times New Roman" w:cs="Times New Roman"/>
          <w:i/>
          <w:sz w:val="26"/>
          <w:szCs w:val="26"/>
          <w:lang w:val="fr-FR"/>
        </w:rPr>
        <w:t xml:space="preserve"> </w:t>
      </w:r>
      <w:r>
        <w:rPr>
          <w:rFonts w:ascii="Times New Roman" w:hAnsi="Times New Roman" w:cs="Times New Roman"/>
          <w:b/>
          <w:i/>
          <w:sz w:val="26"/>
          <w:szCs w:val="26"/>
          <w:lang w:val="fr-FR"/>
        </w:rPr>
        <w:t>Bên</w:t>
      </w:r>
      <w:r>
        <w:rPr>
          <w:rFonts w:ascii="Times New Roman" w:hAnsi="Times New Roman" w:cs="Times New Roman"/>
          <w:i/>
          <w:sz w:val="26"/>
          <w:szCs w:val="26"/>
          <w:lang w:val="fr-FR"/>
        </w:rPr>
        <w:t>” và gọi chung là “</w:t>
      </w:r>
      <w:r>
        <w:rPr>
          <w:rFonts w:ascii="Times New Roman" w:hAnsi="Times New Roman" w:cs="Times New Roman"/>
          <w:b/>
          <w:i/>
          <w:sz w:val="26"/>
          <w:szCs w:val="26"/>
          <w:lang w:val="fr-FR"/>
        </w:rPr>
        <w:t>Hai Bên</w:t>
      </w:r>
      <w:r>
        <w:rPr>
          <w:rFonts w:ascii="Times New Roman" w:hAnsi="Times New Roman" w:cs="Times New Roman"/>
          <w:i/>
          <w:sz w:val="26"/>
          <w:szCs w:val="26"/>
          <w:lang w:val="fr-FR"/>
        </w:rPr>
        <w:t>” hoặc “</w:t>
      </w:r>
      <w:r>
        <w:rPr>
          <w:rFonts w:ascii="Times New Roman" w:hAnsi="Times New Roman" w:cs="Times New Roman"/>
          <w:b/>
          <w:i/>
          <w:sz w:val="26"/>
          <w:szCs w:val="26"/>
          <w:lang w:val="fr-FR"/>
        </w:rPr>
        <w:t>Các Bên</w:t>
      </w:r>
      <w:r>
        <w:rPr>
          <w:rFonts w:ascii="Times New Roman" w:hAnsi="Times New Roman" w:cs="Times New Roman"/>
          <w:i/>
          <w:sz w:val="26"/>
          <w:szCs w:val="26"/>
          <w:lang w:val="fr-FR"/>
        </w:rPr>
        <w:t>”, tùy theo ngữ cảnh diễn đạt.</w:t>
      </w:r>
    </w:p>
    <w:p w14:paraId="5AFE313B">
      <w:pPr>
        <w:widowControl w:val="0"/>
        <w:spacing w:after="120"/>
        <w:jc w:val="both"/>
        <w:rPr>
          <w:rFonts w:ascii="Times New Roman" w:hAnsi="Times New Roman" w:cs="Times New Roman"/>
          <w:bCs/>
          <w:iCs/>
          <w:sz w:val="26"/>
          <w:szCs w:val="26"/>
          <w:lang w:val="fr-FR"/>
        </w:rPr>
      </w:pPr>
      <w:r>
        <w:rPr>
          <w:rFonts w:ascii="Times New Roman" w:hAnsi="Times New Roman" w:cs="Times New Roman"/>
          <w:bCs/>
          <w:iCs/>
          <w:sz w:val="26"/>
          <w:szCs w:val="26"/>
          <w:lang w:val="fr-FR"/>
        </w:rPr>
        <w:t xml:space="preserve">Các Bên cùng thoả thuận và thống nhất ký kết Hợp đồng nguyên tắc mua bán hàng hóa </w:t>
      </w:r>
      <w:r>
        <w:rPr>
          <w:rFonts w:ascii="Times New Roman" w:hAnsi="Times New Roman" w:cs="Times New Roman"/>
          <w:sz w:val="26"/>
          <w:szCs w:val="26"/>
          <w:lang w:val="fr-FR"/>
        </w:rPr>
        <w:t xml:space="preserve">này </w:t>
      </w:r>
      <w:r>
        <w:rPr>
          <w:rFonts w:ascii="Times New Roman" w:hAnsi="Times New Roman" w:cs="Times New Roman"/>
          <w:bCs/>
          <w:iCs/>
          <w:sz w:val="26"/>
          <w:szCs w:val="26"/>
          <w:lang w:val="fr-FR"/>
        </w:rPr>
        <w:t>với các điều khoản và điều kiện như sau:</w:t>
      </w:r>
    </w:p>
    <w:p w14:paraId="64B380E5">
      <w:pPr>
        <w:pStyle w:val="48"/>
        <w:widowControl w:val="0"/>
        <w:numPr>
          <w:ilvl w:val="0"/>
          <w:numId w:val="3"/>
        </w:numPr>
        <w:spacing w:before="120" w:after="120" w:line="264" w:lineRule="auto"/>
        <w:ind w:hanging="720"/>
        <w:jc w:val="both"/>
        <w:rPr>
          <w:rFonts w:ascii="Times New Roman" w:hAnsi="Times New Roman" w:cs="Times New Roman"/>
          <w:sz w:val="26"/>
          <w:szCs w:val="26"/>
        </w:rPr>
      </w:pPr>
      <w:r>
        <w:rPr>
          <w:rFonts w:ascii="Times New Roman" w:hAnsi="Times New Roman" w:cs="Times New Roman"/>
          <w:sz w:val="26"/>
          <w:szCs w:val="26"/>
        </w:rPr>
        <w:t>THUẬT NGỮ VÀ ĐỊNH NGHĨA</w:t>
      </w:r>
    </w:p>
    <w:p w14:paraId="5564B093">
      <w:pPr>
        <w:widowControl w:val="0"/>
        <w:spacing w:after="120"/>
        <w:ind w:left="720"/>
        <w:jc w:val="both"/>
        <w:rPr>
          <w:rFonts w:ascii="Times New Roman" w:hAnsi="Times New Roman" w:cs="Times New Roman"/>
          <w:sz w:val="26"/>
          <w:szCs w:val="26"/>
        </w:rPr>
      </w:pPr>
      <w:r>
        <w:rPr>
          <w:rFonts w:ascii="Times New Roman" w:hAnsi="Times New Roman" w:cs="Times New Roman"/>
          <w:sz w:val="26"/>
          <w:szCs w:val="26"/>
        </w:rPr>
        <w:t xml:space="preserve">Trong Hợp đồng nguyên tắc mua bán hàng hóa này, các từ và cụm từ dưới đây được hiểu như sau: </w:t>
      </w:r>
    </w:p>
    <w:p w14:paraId="12D6DA03">
      <w:pPr>
        <w:pStyle w:val="48"/>
        <w:widowControl w:val="0"/>
        <w:numPr>
          <w:ilvl w:val="1"/>
          <w:numId w:val="4"/>
        </w:numPr>
        <w:spacing w:after="120" w:line="276" w:lineRule="auto"/>
        <w:ind w:left="720" w:hanging="630"/>
        <w:jc w:val="both"/>
        <w:rPr>
          <w:rFonts w:ascii="Times New Roman" w:hAnsi="Times New Roman" w:cs="Times New Roman"/>
          <w:b w:val="0"/>
          <w:sz w:val="26"/>
          <w:szCs w:val="26"/>
        </w:rPr>
      </w:pPr>
      <w:r>
        <w:rPr>
          <w:rFonts w:ascii="Times New Roman" w:hAnsi="Times New Roman" w:cs="Times New Roman"/>
          <w:sz w:val="26"/>
          <w:szCs w:val="26"/>
          <w:lang w:val="pt-BR"/>
        </w:rPr>
        <w:t>Hợp Đồng:</w:t>
      </w:r>
      <w:r>
        <w:rPr>
          <w:rFonts w:ascii="Times New Roman" w:hAnsi="Times New Roman" w:cs="Times New Roman"/>
          <w:b w:val="0"/>
          <w:sz w:val="26"/>
          <w:szCs w:val="26"/>
          <w:lang w:val="pt-BR"/>
        </w:rPr>
        <w:t xml:space="preserve"> được hiểu là </w:t>
      </w:r>
      <w:r>
        <w:rPr>
          <w:rFonts w:ascii="Times New Roman" w:hAnsi="Times New Roman" w:cs="Times New Roman"/>
          <w:b w:val="0"/>
          <w:sz w:val="26"/>
          <w:szCs w:val="26"/>
        </w:rPr>
        <w:t xml:space="preserve">Hợp đồng </w:t>
      </w:r>
      <w:ins w:id="0" w:author="Trinh Trinh" w:date="2026-08-15T10:17:00Z">
        <w:r>
          <w:rPr>
            <w:rFonts w:ascii="Times New Roman" w:hAnsi="Times New Roman" w:cs="Times New Roman"/>
            <w:b w:val="0"/>
            <w:sz w:val="26"/>
            <w:szCs w:val="26"/>
          </w:rPr>
          <w:t xml:space="preserve">nguyên tắc </w:t>
        </w:r>
      </w:ins>
      <w:r>
        <w:rPr>
          <w:rFonts w:ascii="Times New Roman" w:hAnsi="Times New Roman" w:cs="Times New Roman"/>
          <w:b w:val="0"/>
          <w:sz w:val="26"/>
          <w:szCs w:val="26"/>
        </w:rPr>
        <w:t xml:space="preserve">mua bán hàng hóa </w:t>
      </w:r>
      <w:r>
        <w:rPr>
          <w:rFonts w:ascii="Times New Roman" w:hAnsi="Times New Roman" w:cs="Times New Roman"/>
          <w:b w:val="0"/>
          <w:sz w:val="26"/>
          <w:szCs w:val="26"/>
          <w:lang w:val="pt-BR"/>
        </w:rPr>
        <w:t>này ký giữa Bên A và Bên B, bao gồm cả các phụ lục, văn bản sửa đổi bổ sung kèm theo (nếu có).</w:t>
      </w:r>
    </w:p>
    <w:p w14:paraId="57765A10">
      <w:pPr>
        <w:pStyle w:val="48"/>
        <w:widowControl w:val="0"/>
        <w:numPr>
          <w:ilvl w:val="1"/>
          <w:numId w:val="4"/>
        </w:numPr>
        <w:spacing w:after="120" w:line="276" w:lineRule="auto"/>
        <w:ind w:left="720" w:hanging="630"/>
        <w:jc w:val="both"/>
        <w:rPr>
          <w:rFonts w:ascii="Times New Roman" w:hAnsi="Times New Roman" w:cs="Times New Roman"/>
          <w:b w:val="0"/>
          <w:sz w:val="26"/>
          <w:szCs w:val="26"/>
          <w:lang w:val="pt-BR"/>
        </w:rPr>
      </w:pPr>
      <w:r>
        <w:rPr>
          <w:rFonts w:ascii="Times New Roman" w:hAnsi="Times New Roman" w:cs="Times New Roman"/>
          <w:sz w:val="26"/>
          <w:szCs w:val="26"/>
          <w:lang w:val="pt-BR"/>
        </w:rPr>
        <w:t xml:space="preserve">Hàng Hóa: </w:t>
      </w:r>
      <w:r>
        <w:rPr>
          <w:rFonts w:ascii="Times New Roman" w:hAnsi="Times New Roman" w:cs="Times New Roman"/>
          <w:b w:val="0"/>
          <w:sz w:val="26"/>
          <w:szCs w:val="26"/>
          <w:lang w:val="pt-BR"/>
        </w:rPr>
        <w:t>được hiểu là các loại thực phẩm và các loại hàng hóa khác mà Bên B đồng ý bán và Bên A đồng ý mua theo đúng tên hàng hóa, mô tả, công dụng, quy cách, số lượng, chất lượng, nhà sản xuất, xuất xứ, năm sản xuất được nêu chi tiết tại Điều 2 của Hợp Đồng này và/hoặc từng Đơn Đặt Hàng.</w:t>
      </w:r>
    </w:p>
    <w:p w14:paraId="78414BBE">
      <w:pPr>
        <w:pStyle w:val="48"/>
        <w:widowControl w:val="0"/>
        <w:numPr>
          <w:ilvl w:val="1"/>
          <w:numId w:val="4"/>
        </w:numPr>
        <w:spacing w:after="120" w:line="276" w:lineRule="auto"/>
        <w:ind w:left="709" w:hanging="709"/>
        <w:jc w:val="both"/>
        <w:rPr>
          <w:rFonts w:ascii="Times New Roman" w:hAnsi="Times New Roman"/>
          <w:b w:val="0"/>
          <w:sz w:val="26"/>
          <w:lang w:val="pt-BR"/>
        </w:rPr>
      </w:pPr>
      <w:r>
        <w:rPr>
          <w:rFonts w:ascii="Times New Roman" w:hAnsi="Times New Roman" w:cs="Times New Roman"/>
          <w:sz w:val="26"/>
          <w:szCs w:val="26"/>
          <w:lang w:val="pt-BR"/>
        </w:rPr>
        <w:t>Đơn Đặt Hàng</w:t>
      </w:r>
      <w:r>
        <w:rPr>
          <w:rFonts w:ascii="Times New Roman" w:hAnsi="Times New Roman"/>
          <w:sz w:val="26"/>
          <w:lang w:val="pt-BR"/>
        </w:rPr>
        <w:t>:</w:t>
      </w:r>
      <w:r>
        <w:rPr>
          <w:rFonts w:ascii="Times New Roman" w:hAnsi="Times New Roman"/>
          <w:b w:val="0"/>
          <w:sz w:val="26"/>
          <w:lang w:val="pt-BR"/>
        </w:rPr>
        <w:t xml:space="preserve"> được hiểu là yêu cầu mua hàng của Bên A tùy từng thời điểm trong thời hạn hiệu lực của</w:t>
      </w:r>
      <w:r>
        <w:rPr>
          <w:rFonts w:ascii="Times New Roman" w:hAnsi="Times New Roman" w:cs="Times New Roman"/>
          <w:b w:val="0"/>
          <w:sz w:val="26"/>
          <w:lang w:val="pt-BR"/>
        </w:rPr>
        <w:t xml:space="preserve"> Hợp Đồng</w:t>
      </w:r>
      <w:r>
        <w:rPr>
          <w:rFonts w:ascii="Times New Roman" w:hAnsi="Times New Roman"/>
          <w:b w:val="0"/>
          <w:sz w:val="26"/>
          <w:lang w:val="pt-BR"/>
        </w:rPr>
        <w:t xml:space="preserve"> này. Đơn Đặt Hàng bao gồm các nội dung sau: loại Hàng Hóa, thời gian giao hàng, hồ sơ giao nhận Hàng Hóa, địa điểm giao hàng, đơn giá, số lượng, chất lượng, </w:t>
      </w:r>
      <w:r>
        <w:rPr>
          <w:rFonts w:ascii="Times New Roman" w:hAnsi="Times New Roman" w:cs="Times New Roman"/>
          <w:b w:val="0"/>
          <w:sz w:val="26"/>
          <w:lang w:val="vi-VN"/>
        </w:rPr>
        <w:t xml:space="preserve">các </w:t>
      </w:r>
      <w:r>
        <w:rPr>
          <w:rFonts w:ascii="Times New Roman" w:hAnsi="Times New Roman"/>
          <w:b w:val="0"/>
          <w:sz w:val="26"/>
          <w:lang w:val="pt-BR"/>
        </w:rPr>
        <w:t>yêu cầu và nội dung khác (nếu có) tùy theo loại Hàng Hóa.</w:t>
      </w:r>
      <w:r>
        <w:rPr>
          <w:rFonts w:ascii="Times New Roman" w:hAnsi="Times New Roman" w:cs="Times New Roman"/>
          <w:b w:val="0"/>
          <w:sz w:val="26"/>
          <w:szCs w:val="26"/>
          <w:lang w:val="pt-BR"/>
        </w:rPr>
        <w:t xml:space="preserve"> Đơn Đặt Hàng sẽ áp dụng theo mẫu của Bên A.</w:t>
      </w:r>
    </w:p>
    <w:p w14:paraId="66C74A2E">
      <w:pPr>
        <w:pStyle w:val="48"/>
        <w:widowControl w:val="0"/>
        <w:numPr>
          <w:ilvl w:val="1"/>
          <w:numId w:val="4"/>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A</w:t>
      </w:r>
      <w:r>
        <w:rPr>
          <w:rFonts w:ascii="Times New Roman" w:hAnsi="Times New Roman"/>
          <w:b w:val="0"/>
          <w:sz w:val="26"/>
          <w:lang w:val="pt-BR"/>
        </w:rPr>
        <w:t>: được hiểu là người được Bên A nêu ra trong Hợp Đồng hoặc được Bên A ủy quyền/chỉ định thay mặt cho Bên A thực hiện các quyền và nghĩa vụ của Bên A theo Hợp Đồng này.</w:t>
      </w:r>
    </w:p>
    <w:p w14:paraId="707F7180">
      <w:pPr>
        <w:pStyle w:val="48"/>
        <w:widowControl w:val="0"/>
        <w:numPr>
          <w:ilvl w:val="1"/>
          <w:numId w:val="4"/>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B</w:t>
      </w:r>
      <w:r>
        <w:rPr>
          <w:rFonts w:ascii="Times New Roman" w:hAnsi="Times New Roman"/>
          <w:b w:val="0"/>
          <w:sz w:val="26"/>
          <w:lang w:val="pt-BR"/>
        </w:rPr>
        <w:t>: được hiểu là người được Bên B nêu ra trong Hợp Đồng hoặc được Bên B ủy quyền/chỉ định thay mặt cho Bên B thực hiện các quyền và nghĩa vụ của Bên B theo Hợp Đồng này.</w:t>
      </w:r>
    </w:p>
    <w:p w14:paraId="67D26988">
      <w:pPr>
        <w:pStyle w:val="48"/>
        <w:widowControl w:val="0"/>
        <w:numPr>
          <w:ilvl w:val="1"/>
          <w:numId w:val="4"/>
        </w:numPr>
        <w:spacing w:before="120" w:after="120" w:line="264" w:lineRule="auto"/>
        <w:ind w:left="709" w:hanging="709"/>
        <w:jc w:val="both"/>
        <w:rPr>
          <w:rFonts w:ascii="Times New Roman" w:hAnsi="Times New Roman"/>
          <w:b w:val="0"/>
          <w:sz w:val="26"/>
          <w:lang w:val="pt-BR"/>
        </w:rPr>
      </w:pPr>
      <w:r>
        <w:rPr>
          <w:rFonts w:ascii="Times New Roman" w:hAnsi="Times New Roman" w:cs="Times New Roman"/>
          <w:iCs/>
          <w:sz w:val="26"/>
          <w:szCs w:val="26"/>
          <w:lang w:val="pt-BR"/>
        </w:rPr>
        <w:t xml:space="preserve">Bên Thứ Ba: </w:t>
      </w:r>
      <w:r>
        <w:rPr>
          <w:rFonts w:ascii="Times New Roman" w:hAnsi="Times New Roman"/>
          <w:b w:val="0"/>
          <w:sz w:val="26"/>
          <w:lang w:val="pt-BR"/>
        </w:rPr>
        <w:t>được hiểu là bất kỳ tổ chức, cá nhân nào không tham gia ký kết Hợp Đồng này.</w:t>
      </w:r>
    </w:p>
    <w:p w14:paraId="0E278291">
      <w:pPr>
        <w:pStyle w:val="48"/>
        <w:widowControl w:val="0"/>
        <w:numPr>
          <w:ilvl w:val="1"/>
          <w:numId w:val="4"/>
        </w:numPr>
        <w:spacing w:before="120" w:after="120" w:line="264" w:lineRule="auto"/>
        <w:ind w:left="709" w:hanging="709"/>
        <w:jc w:val="both"/>
        <w:rPr>
          <w:rFonts w:ascii="Times New Roman" w:hAnsi="Times New Roman"/>
          <w:b w:val="0"/>
          <w:sz w:val="26"/>
          <w:lang w:val="pt-BR"/>
        </w:rPr>
      </w:pPr>
      <w:r>
        <w:rPr>
          <w:rFonts w:ascii="Times New Roman" w:hAnsi="Times New Roman"/>
          <w:sz w:val="26"/>
          <w:lang w:val="pt-BR"/>
        </w:rPr>
        <w:t xml:space="preserve">Ngày </w:t>
      </w:r>
      <w:r>
        <w:rPr>
          <w:rFonts w:ascii="Times New Roman" w:hAnsi="Times New Roman"/>
          <w:b w:val="0"/>
          <w:sz w:val="26"/>
          <w:lang w:val="pt-BR"/>
        </w:rPr>
        <w:t>hoặc</w:t>
      </w:r>
      <w:r>
        <w:rPr>
          <w:rFonts w:ascii="Times New Roman" w:hAnsi="Times New Roman"/>
          <w:sz w:val="26"/>
          <w:lang w:val="pt-BR"/>
        </w:rPr>
        <w:t xml:space="preserve"> ngày:</w:t>
      </w:r>
      <w:r>
        <w:rPr>
          <w:rFonts w:ascii="Times New Roman" w:hAnsi="Times New Roman"/>
          <w:b w:val="0"/>
          <w:sz w:val="26"/>
          <w:lang w:val="pt-BR"/>
        </w:rPr>
        <w:t xml:space="preserve"> được hiểu là ngày dương lịch và </w:t>
      </w:r>
      <w:r>
        <w:rPr>
          <w:rFonts w:ascii="Times New Roman" w:hAnsi="Times New Roman"/>
          <w:sz w:val="26"/>
          <w:lang w:val="pt-BR"/>
        </w:rPr>
        <w:t xml:space="preserve">Tháng </w:t>
      </w:r>
      <w:r>
        <w:rPr>
          <w:rFonts w:ascii="Times New Roman" w:hAnsi="Times New Roman"/>
          <w:b w:val="0"/>
          <w:sz w:val="26"/>
          <w:lang w:val="pt-BR"/>
        </w:rPr>
        <w:t>hoặc</w:t>
      </w:r>
      <w:r>
        <w:rPr>
          <w:rFonts w:ascii="Times New Roman" w:hAnsi="Times New Roman"/>
          <w:sz w:val="26"/>
          <w:lang w:val="pt-BR"/>
        </w:rPr>
        <w:t xml:space="preserve"> tháng:</w:t>
      </w:r>
      <w:r>
        <w:rPr>
          <w:rFonts w:ascii="Times New Roman" w:hAnsi="Times New Roman"/>
          <w:b w:val="0"/>
          <w:sz w:val="26"/>
          <w:lang w:val="pt-BR"/>
        </w:rPr>
        <w:t xml:space="preserve"> được hiểu là tháng dương lịch.</w:t>
      </w:r>
    </w:p>
    <w:p w14:paraId="1CC8A754">
      <w:pPr>
        <w:pStyle w:val="48"/>
        <w:widowControl w:val="0"/>
        <w:numPr>
          <w:ilvl w:val="1"/>
          <w:numId w:val="4"/>
        </w:numPr>
        <w:spacing w:before="120" w:after="120" w:line="264" w:lineRule="auto"/>
        <w:ind w:left="709" w:hanging="709"/>
        <w:jc w:val="both"/>
        <w:rPr>
          <w:rFonts w:ascii="Times New Roman" w:hAnsi="Times New Roman"/>
          <w:b w:val="0"/>
          <w:sz w:val="26"/>
          <w:lang w:val="pt-BR"/>
        </w:rPr>
      </w:pPr>
      <w:r>
        <w:rPr>
          <w:rFonts w:ascii="Times New Roman" w:hAnsi="Times New Roman"/>
          <w:sz w:val="26"/>
          <w:lang w:val="pt-BR"/>
        </w:rPr>
        <w:t xml:space="preserve">Ngày Làm Việc: </w:t>
      </w:r>
      <w:r>
        <w:rPr>
          <w:rFonts w:ascii="Times New Roman" w:hAnsi="Times New Roman"/>
          <w:b w:val="0"/>
          <w:sz w:val="26"/>
          <w:lang w:val="pt-BR"/>
        </w:rPr>
        <w:t xml:space="preserve">được hiểu là bất kỳ ngày nào, trừ </w:t>
      </w:r>
      <w:r>
        <w:rPr>
          <w:rFonts w:ascii="Times New Roman" w:hAnsi="Times New Roman" w:cs="Times New Roman"/>
          <w:b w:val="0"/>
          <w:sz w:val="26"/>
          <w:lang w:val="pt-BR"/>
        </w:rPr>
        <w:t>thứ Bảy, Chủ Nhật, các ngày nghỉ lễ, tết theo quy định của pháp luật Việt Nam và/hoặc quyết định của cơ quan Nhà nước có thẩm quyền</w:t>
      </w:r>
      <w:r>
        <w:rPr>
          <w:rFonts w:ascii="Times New Roman" w:hAnsi="Times New Roman"/>
          <w:b w:val="0"/>
          <w:sz w:val="26"/>
          <w:lang w:val="pt-BR"/>
        </w:rPr>
        <w:t>.</w:t>
      </w:r>
    </w:p>
    <w:p w14:paraId="58C81343">
      <w:pPr>
        <w:pStyle w:val="48"/>
        <w:widowControl w:val="0"/>
        <w:numPr>
          <w:ilvl w:val="0"/>
          <w:numId w:val="3"/>
        </w:numPr>
        <w:spacing w:before="120" w:after="120" w:line="264" w:lineRule="auto"/>
        <w:ind w:hanging="720"/>
        <w:jc w:val="both"/>
        <w:rPr>
          <w:rFonts w:ascii="Times New Roman" w:hAnsi="Times New Roman" w:cs="Times New Roman"/>
          <w:sz w:val="26"/>
          <w:szCs w:val="26"/>
        </w:rPr>
      </w:pPr>
      <w:r>
        <w:rPr>
          <w:rFonts w:ascii="Times New Roman" w:hAnsi="Times New Roman" w:cs="Times New Roman"/>
          <w:sz w:val="26"/>
          <w:szCs w:val="26"/>
        </w:rPr>
        <w:t xml:space="preserve">ĐỐI TƯỢNG HỢP ĐỒNG </w:t>
      </w:r>
    </w:p>
    <w:p w14:paraId="56DFCCF6">
      <w:pPr>
        <w:pStyle w:val="48"/>
        <w:widowControl w:val="0"/>
        <w:spacing w:after="120" w:line="276" w:lineRule="auto"/>
        <w:ind w:left="720" w:hanging="720"/>
        <w:jc w:val="both"/>
        <w:rPr>
          <w:rFonts w:ascii="Times New Roman" w:hAnsi="Times New Roman" w:cs="Times New Roman"/>
          <w:b w:val="0"/>
          <w:sz w:val="26"/>
          <w:szCs w:val="26"/>
        </w:rPr>
      </w:pPr>
      <w:r>
        <w:rPr>
          <w:rFonts w:ascii="Times New Roman" w:hAnsi="Times New Roman" w:cs="Times New Roman"/>
          <w:sz w:val="26"/>
          <w:szCs w:val="26"/>
        </w:rPr>
        <w:t>2.1</w:t>
      </w:r>
      <w:r>
        <w:rPr>
          <w:rFonts w:ascii="Times New Roman" w:hAnsi="Times New Roman" w:cs="Times New Roman"/>
          <w:b w:val="0"/>
          <w:sz w:val="26"/>
          <w:szCs w:val="26"/>
        </w:rPr>
        <w:t xml:space="preserve">     Bên B đồng ý bán và Bên A đồng ý mua </w:t>
      </w:r>
      <w:r>
        <w:rPr>
          <w:rFonts w:ascii="Times New Roman" w:hAnsi="Times New Roman" w:cs="Times New Roman"/>
          <w:b w:val="0"/>
          <w:sz w:val="26"/>
          <w:szCs w:val="26"/>
          <w:lang w:val="pt-BR"/>
        </w:rPr>
        <w:t xml:space="preserve">Hàng Hóa </w:t>
      </w:r>
      <w:r>
        <w:rPr>
          <w:rFonts w:ascii="Times New Roman" w:hAnsi="Times New Roman" w:cs="Times New Roman"/>
          <w:b w:val="0"/>
          <w:sz w:val="26"/>
          <w:szCs w:val="26"/>
        </w:rPr>
        <w:t>như được liệt kê chi tiết tại từng Đơn Đặt Hàng của Bên A.</w:t>
      </w:r>
    </w:p>
    <w:p w14:paraId="41CBCE03">
      <w:pPr>
        <w:pStyle w:val="48"/>
        <w:widowControl w:val="0"/>
        <w:numPr>
          <w:ilvl w:val="1"/>
          <w:numId w:val="5"/>
        </w:numPr>
        <w:spacing w:after="120" w:line="264" w:lineRule="auto"/>
        <w:jc w:val="both"/>
        <w:rPr>
          <w:rFonts w:ascii="Times New Roman" w:hAnsi="Times New Roman" w:cs="Times New Roman"/>
          <w:b w:val="0"/>
          <w:sz w:val="26"/>
          <w:szCs w:val="26"/>
          <w:lang w:val="en-US"/>
        </w:rPr>
      </w:pPr>
      <w:r>
        <w:rPr>
          <w:rFonts w:ascii="Times New Roman" w:hAnsi="Times New Roman" w:cs="Times New Roman"/>
          <w:b w:val="0"/>
          <w:sz w:val="26"/>
          <w:szCs w:val="26"/>
          <w:lang w:val="en-US"/>
        </w:rPr>
        <w:t xml:space="preserve">Yêu cầu chất lượng Hàng Hóa: </w:t>
      </w:r>
    </w:p>
    <w:p w14:paraId="334800F7">
      <w:pPr>
        <w:pStyle w:val="48"/>
        <w:widowControl w:val="0"/>
        <w:numPr>
          <w:ilvl w:val="0"/>
          <w:numId w:val="6"/>
        </w:numPr>
        <w:spacing w:before="120" w:after="120" w:line="264" w:lineRule="auto"/>
        <w:jc w:val="both"/>
        <w:rPr>
          <w:rFonts w:ascii="Times New Roman" w:hAnsi="Times New Roman"/>
          <w:b w:val="0"/>
          <w:color w:val="000000" w:themeColor="text1"/>
          <w:sz w:val="26"/>
          <w:lang w:val="en-US"/>
          <w14:textFill>
            <w14:solidFill>
              <w14:schemeClr w14:val="tx1"/>
            </w14:solidFill>
          </w14:textFill>
        </w:rPr>
      </w:pPr>
      <w:r>
        <w:rPr>
          <w:rFonts w:ascii="Times New Roman" w:hAnsi="Times New Roman"/>
          <w:b w:val="0"/>
          <w:color w:val="000000" w:themeColor="text1"/>
          <w:sz w:val="26"/>
          <w:lang w:val="en-US"/>
          <w14:textFill>
            <w14:solidFill>
              <w14:schemeClr w14:val="tx1"/>
            </w14:solidFill>
          </w14:textFill>
        </w:rPr>
        <w:t>Hàng Hóa do Bên B cung cấp cho Bên A đảm bảo hợp pháp, mới 100% (</w:t>
      </w:r>
      <w:r>
        <w:rPr>
          <w:rFonts w:ascii="Times New Roman" w:hAnsi="Times New Roman"/>
          <w:b w:val="0"/>
          <w:i/>
          <w:color w:val="000000" w:themeColor="text1"/>
          <w:sz w:val="26"/>
          <w:lang w:val="en-US"/>
          <w14:textFill>
            <w14:solidFill>
              <w14:schemeClr w14:val="tx1"/>
            </w14:solidFill>
          </w14:textFill>
        </w:rPr>
        <w:t>một trăm phần trăm</w:t>
      </w:r>
      <w:r>
        <w:rPr>
          <w:rFonts w:ascii="Times New Roman" w:hAnsi="Times New Roman"/>
          <w:b w:val="0"/>
          <w:color w:val="000000" w:themeColor="text1"/>
          <w:sz w:val="26"/>
          <w:lang w:val="en-US"/>
          <w14:textFill>
            <w14:solidFill>
              <w14:schemeClr w14:val="tx1"/>
            </w14:solidFill>
          </w14:textFill>
        </w:rPr>
        <w:t xml:space="preserve">), đảm bảo đúng chủng loại đã được Bên A phê duyệt, nguyên đai, nguyên kiện và có nguồn gốc xuất xứ, logo nhãn hiệu rõ ràng. Hàng Hóa đạt tiêu chuẩn như đã đăng ký trong bản công bố chất lượng Hàng Hóa của nhà sản xuất và có giấy tờ chứng minh đầy đủ. Hàng Hoá phải </w:t>
      </w:r>
      <w:r>
        <w:rPr>
          <w:rFonts w:ascii="Times New Roman" w:hAnsi="Times New Roman"/>
          <w:b w:val="0"/>
          <w:color w:val="000000" w:themeColor="text1"/>
          <w:sz w:val="26"/>
          <w:lang w:val="es-ES"/>
          <w14:textFill>
            <w14:solidFill>
              <w14:schemeClr w14:val="tx1"/>
            </w14:solidFill>
          </w14:textFill>
        </w:rPr>
        <w:t xml:space="preserve">được </w:t>
      </w:r>
      <w:r>
        <w:rPr>
          <w:rFonts w:ascii="Times New Roman" w:hAnsi="Times New Roman"/>
          <w:b w:val="0"/>
          <w:color w:val="000000" w:themeColor="text1"/>
          <w:sz w:val="26"/>
          <w:lang w:val="vi-VN"/>
          <w14:textFill>
            <w14:solidFill>
              <w14:schemeClr w14:val="tx1"/>
            </w14:solidFill>
          </w14:textFill>
        </w:rPr>
        <w:t xml:space="preserve">đóng gói đúng quy cách và </w:t>
      </w:r>
      <w:r>
        <w:rPr>
          <w:rFonts w:ascii="Times New Roman" w:hAnsi="Times New Roman"/>
          <w:b w:val="0"/>
          <w:color w:val="000000" w:themeColor="text1"/>
          <w:sz w:val="26"/>
          <w:lang w:val="es-ES"/>
          <w14:textFill>
            <w14:solidFill>
              <w14:schemeClr w14:val="tx1"/>
            </w14:solidFill>
          </w14:textFill>
        </w:rPr>
        <w:t xml:space="preserve">bảo quản trong các điều kiện </w:t>
      </w:r>
      <w:r>
        <w:rPr>
          <w:rFonts w:ascii="Times New Roman" w:hAnsi="Times New Roman"/>
          <w:b w:val="0"/>
          <w:color w:val="000000" w:themeColor="text1"/>
          <w:sz w:val="26"/>
          <w:lang w:val="vi-VN"/>
          <w14:textFill>
            <w14:solidFill>
              <w14:schemeClr w14:val="tx1"/>
            </w14:solidFill>
          </w14:textFill>
        </w:rPr>
        <w:t xml:space="preserve">phù </w:t>
      </w:r>
      <w:r>
        <w:rPr>
          <w:rFonts w:ascii="Times New Roman" w:hAnsi="Times New Roman"/>
          <w:b w:val="0"/>
          <w:color w:val="000000" w:themeColor="text1"/>
          <w:sz w:val="26"/>
          <w:lang w:val="es-ES"/>
          <w14:textFill>
            <w14:solidFill>
              <w14:schemeClr w14:val="tx1"/>
            </w14:solidFill>
          </w14:textFill>
        </w:rPr>
        <w:t>hợp</w:t>
      </w:r>
      <w:r>
        <w:rPr>
          <w:rFonts w:ascii="Times New Roman" w:hAnsi="Times New Roman"/>
          <w:b w:val="0"/>
          <w:color w:val="000000" w:themeColor="text1"/>
          <w:sz w:val="26"/>
          <w:lang w:val="vi-VN"/>
          <w14:textFill>
            <w14:solidFill>
              <w14:schemeClr w14:val="tx1"/>
            </w14:solidFill>
          </w14:textFill>
        </w:rPr>
        <w:t xml:space="preserve">, </w:t>
      </w:r>
      <w:r>
        <w:rPr>
          <w:rFonts w:ascii="Times New Roman" w:hAnsi="Times New Roman"/>
          <w:b w:val="0"/>
          <w:color w:val="000000" w:themeColor="text1"/>
          <w:sz w:val="26"/>
          <w:lang w:val="es-ES"/>
          <w14:textFill>
            <w14:solidFill>
              <w14:schemeClr w14:val="tx1"/>
            </w14:solidFill>
          </w14:textFill>
        </w:rPr>
        <w:t xml:space="preserve">theo </w:t>
      </w:r>
      <w:r>
        <w:rPr>
          <w:rFonts w:ascii="Times New Roman" w:hAnsi="Times New Roman"/>
          <w:b w:val="0"/>
          <w:color w:val="000000" w:themeColor="text1"/>
          <w:sz w:val="26"/>
          <w:lang w:val="vi-VN"/>
          <w14:textFill>
            <w14:solidFill>
              <w14:schemeClr w14:val="tx1"/>
            </w14:solidFill>
          </w14:textFill>
        </w:rPr>
        <w:t xml:space="preserve">đúng </w:t>
      </w:r>
      <w:r>
        <w:rPr>
          <w:rFonts w:ascii="Times New Roman" w:hAnsi="Times New Roman"/>
          <w:b w:val="0"/>
          <w:color w:val="000000" w:themeColor="text1"/>
          <w:sz w:val="26"/>
          <w:lang w:val="es-ES"/>
          <w14:textFill>
            <w14:solidFill>
              <w14:schemeClr w14:val="tx1"/>
            </w14:solidFill>
          </w14:textFill>
        </w:rPr>
        <w:t xml:space="preserve">yêu cầu/hướng dẫn của Bên A, nhà sản xuất/nhà cung cấp </w:t>
      </w:r>
      <w:r>
        <w:rPr>
          <w:rFonts w:ascii="Times New Roman" w:hAnsi="Times New Roman"/>
          <w:b w:val="0"/>
          <w:color w:val="000000" w:themeColor="text1"/>
          <w:sz w:val="26"/>
          <w:lang w:val="vi-VN"/>
          <w14:textFill>
            <w14:solidFill>
              <w14:schemeClr w14:val="tx1"/>
            </w14:solidFill>
          </w14:textFill>
        </w:rPr>
        <w:t xml:space="preserve">và quy định của </w:t>
      </w:r>
      <w:r>
        <w:rPr>
          <w:rFonts w:ascii="Times New Roman" w:hAnsi="Times New Roman"/>
          <w:b w:val="0"/>
          <w:color w:val="000000" w:themeColor="text1"/>
          <w:sz w:val="26"/>
          <w:lang w:val="en-US"/>
          <w14:textFill>
            <w14:solidFill>
              <w14:schemeClr w14:val="tx1"/>
            </w14:solidFill>
          </w14:textFill>
        </w:rPr>
        <w:t>p</w:t>
      </w:r>
      <w:r>
        <w:rPr>
          <w:rFonts w:ascii="Times New Roman" w:hAnsi="Times New Roman"/>
          <w:b w:val="0"/>
          <w:color w:val="000000" w:themeColor="text1"/>
          <w:sz w:val="26"/>
          <w:lang w:val="vi-VN"/>
          <w14:textFill>
            <w14:solidFill>
              <w14:schemeClr w14:val="tx1"/>
            </w14:solidFill>
          </w14:textFill>
        </w:rPr>
        <w:t xml:space="preserve">háp </w:t>
      </w:r>
      <w:r>
        <w:rPr>
          <w:rFonts w:ascii="Times New Roman" w:hAnsi="Times New Roman"/>
          <w:b w:val="0"/>
          <w:color w:val="000000" w:themeColor="text1"/>
          <w:sz w:val="26"/>
          <w:lang w:val="en-US"/>
          <w14:textFill>
            <w14:solidFill>
              <w14:schemeClr w14:val="tx1"/>
            </w14:solidFill>
          </w14:textFill>
        </w:rPr>
        <w:t>l</w:t>
      </w:r>
      <w:r>
        <w:rPr>
          <w:rFonts w:ascii="Times New Roman" w:hAnsi="Times New Roman"/>
          <w:b w:val="0"/>
          <w:color w:val="000000" w:themeColor="text1"/>
          <w:sz w:val="26"/>
          <w:lang w:val="vi-VN"/>
          <w14:textFill>
            <w14:solidFill>
              <w14:schemeClr w14:val="tx1"/>
            </w14:solidFill>
          </w14:textFill>
        </w:rPr>
        <w:t>uật</w:t>
      </w:r>
      <w:r>
        <w:rPr>
          <w:rFonts w:ascii="Times New Roman" w:hAnsi="Times New Roman"/>
          <w:b w:val="0"/>
          <w:color w:val="000000" w:themeColor="text1"/>
          <w:sz w:val="26"/>
          <w:lang w:val="en-US"/>
          <w14:textFill>
            <w14:solidFill>
              <w14:schemeClr w14:val="tx1"/>
            </w14:solidFill>
          </w14:textFill>
        </w:rPr>
        <w:t>. Tại thời điểm giao nhận Hàng Hoá, thời gian sử dụng còn lại của Hàng Hóa phải ít nhất bằng 2/3 (</w:t>
      </w:r>
      <w:r>
        <w:rPr>
          <w:rFonts w:ascii="Times New Roman" w:hAnsi="Times New Roman"/>
          <w:b w:val="0"/>
          <w:i/>
          <w:color w:val="000000" w:themeColor="text1"/>
          <w:sz w:val="26"/>
          <w:lang w:val="en-US"/>
          <w14:textFill>
            <w14:solidFill>
              <w14:schemeClr w14:val="tx1"/>
            </w14:solidFill>
          </w14:textFill>
        </w:rPr>
        <w:t>hai phần ba</w:t>
      </w:r>
      <w:r>
        <w:rPr>
          <w:rFonts w:ascii="Times New Roman" w:hAnsi="Times New Roman"/>
          <w:b w:val="0"/>
          <w:color w:val="000000" w:themeColor="text1"/>
          <w:sz w:val="26"/>
          <w:lang w:val="en-US"/>
          <w14:textFill>
            <w14:solidFill>
              <w14:schemeClr w14:val="tx1"/>
            </w14:solidFill>
          </w14:textFill>
        </w:rPr>
        <w:t>) so với toàn bộ thời hạn sử dụng của Hàng Hoá được ghi nhận đầy đủ và hợp pháp trên bao bì của Hàng Hóa (trừ trường hợp pháp luật hiện hành có quy định khác, nếu có). Bên B chịu hoàn toàn trách nhiệm về nguồn gốc xuất xứ, chất lượng, nhãn Hàng Hóa và nhãn hiệu sản phẩm do Bên B cung cấp và có giấy tờ chứng minh đầy đủ.</w:t>
      </w:r>
    </w:p>
    <w:p w14:paraId="36857791">
      <w:pPr>
        <w:pStyle w:val="48"/>
        <w:widowControl w:val="0"/>
        <w:numPr>
          <w:ilvl w:val="0"/>
          <w:numId w:val="6"/>
        </w:numPr>
        <w:spacing w:before="120" w:after="120" w:line="264" w:lineRule="auto"/>
        <w:ind w:hanging="720"/>
        <w:jc w:val="both"/>
        <w:rPr>
          <w:rFonts w:ascii="Times New Roman" w:hAnsi="Times New Roman"/>
          <w:b w:val="0"/>
          <w:color w:val="000000" w:themeColor="text1"/>
          <w:sz w:val="26"/>
          <w:lang w:val="en-US"/>
          <w14:textFill>
            <w14:solidFill>
              <w14:schemeClr w14:val="tx1"/>
            </w14:solidFill>
          </w14:textFill>
        </w:rPr>
      </w:pPr>
      <w:r>
        <w:rPr>
          <w:rFonts w:ascii="Times New Roman" w:hAnsi="Times New Roman"/>
          <w:b w:val="0"/>
          <w:color w:val="000000" w:themeColor="text1"/>
          <w:sz w:val="26"/>
          <w:lang w:val="en-US"/>
          <w14:textFill>
            <w14:solidFill>
              <w14:schemeClr w14:val="tx1"/>
            </w14:solidFill>
          </w14:textFill>
        </w:rPr>
        <w:t>Bên B cam kết cung cấp Hàng Hoá đúng theo yêu cầu của Bên A, có nhãn chính và nhãn phụ theo quy định, được sản xuất đồng bộ theo quy định của nhà sản xuất, phù hợp với tiêu chuẩn quy định về chất lượng của Việt Nam và đảm bảo chất lượng vệ sinh an toàn thực phẩm cho Bên A, có giấy chứng nhận vệ sinh an toàn thực phẩm và phiếu kiểm dịch do cơ quan nhà nước có thẩm quyền cấp (đối với Hàng Hóa phải kiểm dịch theo quy định của pháp luật). Trong trường hợp Bên A đã tuân thủ đúng và đầy đủ mọi yêu cầu về lưu trữ, bảo quản của nhà sản xuất/ nhà cung cấp theo hướng dẫn của Bên B nhưng vẫn xảy ra tình trạng ngộ độc thực phẩm mà nguyên nhân là do Hàng Hóa của Bên B cung cấp thì Bên B có trách nhiệm trong việc xác minh cũng như liên hệ với nhà sản xuất/nhà cung cấp, làm việc với cơ quan Nhà nước có thẩm quyền để cùng giải quyết với Bên A và chịu trách nhiệm bồi thường toàn bộ thiệt hại gây ra cho Bên A và/hoặc Bên Thứ Ba.</w:t>
      </w:r>
    </w:p>
    <w:p w14:paraId="5124B7F9">
      <w:pPr>
        <w:pStyle w:val="48"/>
        <w:widowControl w:val="0"/>
        <w:numPr>
          <w:ilvl w:val="0"/>
          <w:numId w:val="6"/>
        </w:numPr>
        <w:spacing w:before="120" w:after="120" w:line="264" w:lineRule="auto"/>
        <w:ind w:hanging="720"/>
        <w:jc w:val="both"/>
        <w:rPr>
          <w:rFonts w:ascii="Times New Roman" w:hAnsi="Times New Roman"/>
          <w:b w:val="0"/>
          <w:color w:val="000000" w:themeColor="text1"/>
          <w:sz w:val="26"/>
          <w:lang w:val="en-US"/>
          <w14:textFill>
            <w14:solidFill>
              <w14:schemeClr w14:val="tx1"/>
            </w14:solidFill>
          </w14:textFill>
        </w:rPr>
      </w:pPr>
      <w:r>
        <w:rPr>
          <w:rFonts w:ascii="Times New Roman" w:hAnsi="Times New Roman"/>
          <w:b w:val="0"/>
          <w:color w:val="000000" w:themeColor="text1"/>
          <w:sz w:val="26"/>
          <w:lang w:val="en-US"/>
          <w14:textFill>
            <w14:solidFill>
              <w14:schemeClr w14:val="tx1"/>
            </w14:solidFill>
          </w14:textFill>
        </w:rPr>
        <w:t>Đối với các Hàng Hóa là thực phẩm tươi sống:</w:t>
      </w:r>
    </w:p>
    <w:p w14:paraId="2CAA9B5E">
      <w:pPr>
        <w:pStyle w:val="48"/>
        <w:widowControl w:val="0"/>
        <w:numPr>
          <w:ilvl w:val="0"/>
          <w:numId w:val="2"/>
        </w:numPr>
        <w:spacing w:before="120" w:after="120" w:line="264" w:lineRule="auto"/>
        <w:ind w:hanging="720"/>
        <w:jc w:val="both"/>
        <w:rPr>
          <w:rFonts w:ascii="Times New Roman" w:hAnsi="Times New Roman"/>
          <w:b w:val="0"/>
          <w:color w:val="000000" w:themeColor="text1"/>
          <w:sz w:val="26"/>
          <w:lang w:val="en-US"/>
          <w14:textFill>
            <w14:solidFill>
              <w14:schemeClr w14:val="tx1"/>
            </w14:solidFill>
          </w14:textFill>
        </w:rPr>
      </w:pPr>
      <w:r>
        <w:rPr>
          <w:rFonts w:ascii="Times New Roman" w:hAnsi="Times New Roman"/>
          <w:b w:val="0"/>
          <w:color w:val="000000" w:themeColor="text1"/>
          <w:sz w:val="26"/>
          <w:lang w:val="en-US"/>
          <w14:textFill>
            <w14:solidFill>
              <w14:schemeClr w14:val="tx1"/>
            </w14:solidFill>
          </w14:textFill>
        </w:rPr>
        <w:t>Hàng Hóa giao cho Bên A phải đảm bảo tươi sạch, an toàn đối với người sử dụng, có giấy kiểm dịch cho từng lô Hàng Hoá do cơ quan có thẩm quyền cấp (đối với sản phẩm gia súc, gia cầm thủy, hải sản).</w:t>
      </w:r>
    </w:p>
    <w:p w14:paraId="21E9D0BF">
      <w:pPr>
        <w:pStyle w:val="48"/>
        <w:widowControl w:val="0"/>
        <w:numPr>
          <w:ilvl w:val="0"/>
          <w:numId w:val="2"/>
        </w:numPr>
        <w:spacing w:before="120" w:after="120" w:line="264" w:lineRule="auto"/>
        <w:ind w:hanging="720"/>
        <w:jc w:val="both"/>
        <w:rPr>
          <w:rFonts w:ascii="Times New Roman" w:hAnsi="Times New Roman"/>
          <w:b w:val="0"/>
          <w:color w:val="000000" w:themeColor="text1"/>
          <w:sz w:val="26"/>
          <w:lang w:val="en-US"/>
          <w14:textFill>
            <w14:solidFill>
              <w14:schemeClr w14:val="tx1"/>
            </w14:solidFill>
          </w14:textFill>
        </w:rPr>
      </w:pPr>
      <w:r>
        <w:rPr>
          <w:rFonts w:ascii="Times New Roman" w:hAnsi="Times New Roman"/>
          <w:b w:val="0"/>
          <w:color w:val="000000" w:themeColor="text1"/>
          <w:sz w:val="26"/>
          <w:lang w:val="en-US"/>
          <w14:textFill>
            <w14:solidFill>
              <w14:schemeClr w14:val="tx1"/>
            </w14:solidFill>
          </w14:textFill>
        </w:rPr>
        <w:t>Hàng Hóa giao cho Bên A phải được đóng gói đúng quy cách, đảm bảo vệ sinh và an toàn thực phẩm trong quá trình vận chuyển, bảo quản.</w:t>
      </w:r>
    </w:p>
    <w:p w14:paraId="6F971715">
      <w:pPr>
        <w:pStyle w:val="48"/>
        <w:widowControl w:val="0"/>
        <w:numPr>
          <w:ilvl w:val="0"/>
          <w:numId w:val="6"/>
        </w:numPr>
        <w:spacing w:before="120" w:after="120" w:line="264" w:lineRule="auto"/>
        <w:ind w:hanging="720"/>
        <w:jc w:val="both"/>
        <w:rPr>
          <w:rFonts w:ascii="Times New Roman" w:hAnsi="Times New Roman"/>
          <w:b w:val="0"/>
          <w:sz w:val="26"/>
          <w:lang w:val="en-US"/>
        </w:rPr>
      </w:pPr>
      <w:r>
        <w:rPr>
          <w:rFonts w:ascii="Times New Roman" w:hAnsi="Times New Roman"/>
          <w:b w:val="0"/>
          <w:sz w:val="26"/>
          <w:lang w:val="en-US"/>
        </w:rPr>
        <w:t>Các yêu cầu chất lượng khác theo quy định chi tiết tại từng Đơn Đặt Hàng.</w:t>
      </w:r>
    </w:p>
    <w:p w14:paraId="28F062A8">
      <w:pPr>
        <w:pStyle w:val="48"/>
        <w:widowControl w:val="0"/>
        <w:numPr>
          <w:ilvl w:val="1"/>
          <w:numId w:val="5"/>
        </w:numPr>
        <w:tabs>
          <w:tab w:val="left" w:pos="720"/>
        </w:tabs>
        <w:spacing w:after="120" w:line="264" w:lineRule="auto"/>
        <w:jc w:val="both"/>
        <w:rPr>
          <w:rFonts w:ascii="Times New Roman" w:hAnsi="Times New Roman" w:cs="Times New Roman"/>
          <w:b w:val="0"/>
          <w:sz w:val="26"/>
          <w:szCs w:val="26"/>
          <w:lang w:val="en-US"/>
        </w:rPr>
      </w:pPr>
      <w:r>
        <w:rPr>
          <w:rFonts w:ascii="Times New Roman" w:hAnsi="Times New Roman" w:cs="Times New Roman"/>
          <w:b w:val="0"/>
          <w:sz w:val="26"/>
          <w:szCs w:val="26"/>
          <w:lang w:val="en-US"/>
        </w:rPr>
        <w:t>Số lượng Hàng Hóa: Theo quy định tại từng Đơn Đặt Hàng.</w:t>
      </w:r>
    </w:p>
    <w:p w14:paraId="2905854C">
      <w:pPr>
        <w:pStyle w:val="48"/>
        <w:widowControl w:val="0"/>
        <w:numPr>
          <w:ilvl w:val="0"/>
          <w:numId w:val="3"/>
        </w:numPr>
        <w:spacing w:after="120" w:line="264" w:lineRule="auto"/>
        <w:ind w:hanging="720"/>
        <w:jc w:val="both"/>
        <w:rPr>
          <w:rFonts w:ascii="Times New Roman" w:hAnsi="Times New Roman" w:cs="Times New Roman"/>
          <w:sz w:val="26"/>
          <w:szCs w:val="26"/>
        </w:rPr>
      </w:pPr>
      <w:r>
        <w:rPr>
          <w:rFonts w:ascii="Times New Roman" w:hAnsi="Times New Roman" w:cs="Times New Roman"/>
          <w:sz w:val="26"/>
          <w:szCs w:val="26"/>
        </w:rPr>
        <w:t>ĐƠN GIÁ HỢP ĐỒNG</w:t>
      </w:r>
    </w:p>
    <w:p w14:paraId="53D78C46">
      <w:pPr>
        <w:pStyle w:val="44"/>
        <w:widowControl w:val="0"/>
        <w:numPr>
          <w:ilvl w:val="0"/>
          <w:numId w:val="7"/>
        </w:numPr>
        <w:spacing w:after="120" w:line="264" w:lineRule="auto"/>
        <w:ind w:hanging="720"/>
        <w:jc w:val="both"/>
        <w:rPr>
          <w:rFonts w:ascii="Times New Roman" w:hAnsi="Times New Roman" w:cs="Times New Roman"/>
          <w:sz w:val="26"/>
          <w:szCs w:val="26"/>
          <w:lang w:val="vi-VN"/>
        </w:rPr>
      </w:pPr>
      <w:r>
        <w:rPr>
          <w:rFonts w:ascii="Times New Roman" w:hAnsi="Times New Roman" w:cs="Times New Roman"/>
          <w:sz w:val="26"/>
          <w:szCs w:val="26"/>
          <w:lang w:val="vi-VN"/>
        </w:rPr>
        <w:t>Đơn giá c</w:t>
      </w:r>
      <w:r>
        <w:rPr>
          <w:rFonts w:ascii="Times New Roman" w:hAnsi="Times New Roman" w:cs="Times New Roman"/>
          <w:sz w:val="26"/>
          <w:szCs w:val="26"/>
          <w:lang w:val="pt-BR"/>
        </w:rPr>
        <w:t xml:space="preserve">ủa mỗi sản phẩm thuộc Hàng Hóa </w:t>
      </w:r>
      <w:r>
        <w:rPr>
          <w:rFonts w:ascii="Times New Roman" w:hAnsi="Times New Roman" w:cs="Times New Roman"/>
          <w:sz w:val="26"/>
          <w:szCs w:val="26"/>
        </w:rPr>
        <w:t>(“</w:t>
      </w:r>
      <w:r>
        <w:rPr>
          <w:rFonts w:ascii="Times New Roman" w:hAnsi="Times New Roman" w:cs="Times New Roman"/>
          <w:b/>
          <w:sz w:val="26"/>
          <w:szCs w:val="26"/>
        </w:rPr>
        <w:t>Đơn Giá</w:t>
      </w:r>
      <w:r>
        <w:rPr>
          <w:rFonts w:ascii="Times New Roman" w:hAnsi="Times New Roman" w:cs="Times New Roman"/>
          <w:sz w:val="26"/>
          <w:szCs w:val="26"/>
        </w:rPr>
        <w:t xml:space="preserve">”) </w:t>
      </w:r>
      <w:r>
        <w:rPr>
          <w:rFonts w:ascii="Times New Roman" w:hAnsi="Times New Roman" w:cs="Times New Roman"/>
          <w:sz w:val="26"/>
          <w:szCs w:val="26"/>
          <w:lang w:val="vi-VN"/>
        </w:rPr>
        <w:t>được quy định t</w:t>
      </w:r>
      <w:r>
        <w:rPr>
          <w:rFonts w:ascii="Times New Roman" w:hAnsi="Times New Roman" w:cs="Times New Roman"/>
          <w:sz w:val="26"/>
          <w:szCs w:val="26"/>
        </w:rPr>
        <w:t>heo bảng báo giá tháng đã được hai bên thống nhất</w:t>
      </w:r>
      <w:r>
        <w:rPr>
          <w:rFonts w:ascii="Times New Roman" w:hAnsi="Times New Roman" w:cs="Times New Roman"/>
          <w:sz w:val="26"/>
          <w:szCs w:val="26"/>
          <w:lang w:val="vi-VN"/>
        </w:rPr>
        <w:t>.</w:t>
      </w:r>
      <w:r>
        <w:rPr>
          <w:rFonts w:ascii="Times New Roman" w:hAnsi="Times New Roman" w:cs="Times New Roman"/>
          <w:sz w:val="26"/>
          <w:szCs w:val="26"/>
        </w:rPr>
        <w:t xml:space="preserve"> Đơn Giá là cố định trong suốt quá trình thực hiện Hợp Đồng, trừ trường hợp quy định tại Điều 3.4 của Hợp Đồng này.</w:t>
      </w:r>
    </w:p>
    <w:p w14:paraId="0F2D4734">
      <w:pPr>
        <w:pStyle w:val="44"/>
        <w:widowControl w:val="0"/>
        <w:numPr>
          <w:ilvl w:val="0"/>
          <w:numId w:val="7"/>
        </w:numPr>
        <w:spacing w:after="120" w:line="264" w:lineRule="auto"/>
        <w:ind w:hanging="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Bên B cam kết bán Hàng Hóa cho Bên A với mức giá cạnh tranh nhất mà Bên B đang áp dụng tại thị trường Việt Nam (giá phải bằng hoặc thấp hơn giá giao cho các đơn vị khác tại cùng thời điểm và cùng số lượng hàng bán). Nếu Bên B bán Hàng Hóa cho Bên Thứ Ba mức giá ưu đãi hơn mức giá áp dụng với Bên A cho cùng chủng loại Hàng Hóa, mức giá ưu đãi hơn này sẽ được áp dụng với Bên A kể từ ngày Bên B bắt đầu áp dụng cho Bên Thứ Ba. </w:t>
      </w:r>
    </w:p>
    <w:p w14:paraId="57114D56">
      <w:pPr>
        <w:pStyle w:val="44"/>
        <w:widowControl w:val="0"/>
        <w:numPr>
          <w:ilvl w:val="0"/>
          <w:numId w:val="7"/>
        </w:numPr>
        <w:spacing w:after="120" w:line="264" w:lineRule="auto"/>
        <w:ind w:hanging="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Trong mọi trường hợp, Đơn Giá đã bao gồm thuế, phí, lệ phí, phí bảo hiểm, chi phí vận chuyển, bốc dỡ và bàn giao Hàng Hóa đến địa điểm giao Hàng Hóa và toàn bộ các chi phí có liên quan khác để Bên B hoàn thành nghĩa vụ theo Hợp Đồng này và/hoặc Đơn Đặt Hàng. </w:t>
      </w:r>
    </w:p>
    <w:p w14:paraId="014D285A">
      <w:pPr>
        <w:pStyle w:val="44"/>
        <w:widowControl w:val="0"/>
        <w:numPr>
          <w:ilvl w:val="0"/>
          <w:numId w:val="7"/>
        </w:numPr>
        <w:spacing w:after="120" w:line="264" w:lineRule="auto"/>
        <w:ind w:hanging="720"/>
        <w:jc w:val="both"/>
        <w:rPr>
          <w:rFonts w:ascii="Times New Roman" w:hAnsi="Times New Roman" w:cs="Times New Roman"/>
          <w:sz w:val="26"/>
          <w:szCs w:val="26"/>
          <w:lang w:val="vi-VN"/>
        </w:rPr>
      </w:pPr>
      <w:r>
        <w:rPr>
          <w:rFonts w:ascii="Times New Roman" w:hAnsi="Times New Roman" w:cs="Times New Roman"/>
          <w:sz w:val="26"/>
          <w:szCs w:val="26"/>
          <w:lang w:val="vi-VN"/>
        </w:rPr>
        <w:t>Nếu có sự thay đổi về Đơn Giá theo Đơn Đặt Hàng, Đơn Giá mới chỉ được áp dụng nếu Bên B thông báo bằng văn bản cho Bên A ít nhất 15 (</w:t>
      </w:r>
      <w:r>
        <w:rPr>
          <w:rFonts w:ascii="Times New Roman" w:hAnsi="Times New Roman" w:cs="Times New Roman"/>
          <w:i/>
          <w:sz w:val="26"/>
          <w:szCs w:val="26"/>
          <w:lang w:val="vi-VN"/>
        </w:rPr>
        <w:t>mười lăm</w:t>
      </w:r>
      <w:r>
        <w:rPr>
          <w:rFonts w:ascii="Times New Roman" w:hAnsi="Times New Roman" w:cs="Times New Roman"/>
          <w:sz w:val="26"/>
          <w:szCs w:val="26"/>
          <w:lang w:val="vi-VN"/>
        </w:rPr>
        <w:t>) ngày tính đến ngày áp dụng và với điều kiện Đơn Giá mới phải được Bên A chấp thuận. Trong trường hợp thông báo tăng giá, Bên B phải gửi kèm các tài liệu chứng minh, xác thực các yếu tố khách quan làm ảnh hưởng đến cơ cấu giá để được Bên A chấp nhận.</w:t>
      </w:r>
    </w:p>
    <w:p w14:paraId="4DD0C5F7">
      <w:pPr>
        <w:pStyle w:val="48"/>
        <w:widowControl w:val="0"/>
        <w:numPr>
          <w:ilvl w:val="0"/>
          <w:numId w:val="3"/>
        </w:numPr>
        <w:spacing w:after="120" w:line="264" w:lineRule="auto"/>
        <w:ind w:hanging="720"/>
        <w:jc w:val="both"/>
        <w:rPr>
          <w:rFonts w:ascii="Times New Roman" w:hAnsi="Times New Roman" w:cs="Times New Roman"/>
          <w:sz w:val="26"/>
          <w:szCs w:val="26"/>
        </w:rPr>
      </w:pPr>
      <w:r>
        <w:rPr>
          <w:rFonts w:ascii="Times New Roman" w:hAnsi="Times New Roman" w:cs="Times New Roman"/>
          <w:sz w:val="26"/>
          <w:szCs w:val="26"/>
        </w:rPr>
        <w:t xml:space="preserve">CHIẾT KHẤU </w:t>
      </w:r>
    </w:p>
    <w:p w14:paraId="63DEB4E0">
      <w:pPr>
        <w:pStyle w:val="48"/>
        <w:widowControl w:val="0"/>
        <w:spacing w:after="120" w:line="264" w:lineRule="auto"/>
        <w:ind w:left="709"/>
        <w:jc w:val="both"/>
        <w:rPr>
          <w:rFonts w:ascii="Times New Roman" w:hAnsi="Times New Roman" w:cs="Times New Roman"/>
          <w:b w:val="0"/>
          <w:sz w:val="26"/>
          <w:szCs w:val="26"/>
        </w:rPr>
      </w:pPr>
      <w:r>
        <w:rPr>
          <w:rFonts w:ascii="Times New Roman" w:hAnsi="Times New Roman" w:cs="Times New Roman"/>
          <w:b w:val="0"/>
          <w:sz w:val="26"/>
          <w:szCs w:val="26"/>
        </w:rPr>
        <w:t>Không áp dụng.</w:t>
      </w:r>
    </w:p>
    <w:p w14:paraId="73B96523">
      <w:pPr>
        <w:pStyle w:val="48"/>
        <w:widowControl w:val="0"/>
        <w:numPr>
          <w:ilvl w:val="0"/>
          <w:numId w:val="3"/>
        </w:numPr>
        <w:spacing w:before="120" w:after="120" w:line="264" w:lineRule="auto"/>
        <w:ind w:hanging="720"/>
        <w:jc w:val="both"/>
        <w:rPr>
          <w:rFonts w:ascii="Times New Roman" w:hAnsi="Times New Roman" w:cs="Times New Roman"/>
          <w:sz w:val="26"/>
          <w:szCs w:val="26"/>
          <w:lang w:val="nl-NL"/>
        </w:rPr>
      </w:pPr>
      <w:r>
        <w:rPr>
          <w:rFonts w:ascii="Times New Roman" w:hAnsi="Times New Roman" w:cs="Times New Roman"/>
          <w:sz w:val="26"/>
          <w:szCs w:val="26"/>
          <w:lang w:val="nl-NL"/>
        </w:rPr>
        <w:t>GIAO NHẬN HÀNG HÓA</w:t>
      </w:r>
    </w:p>
    <w:p w14:paraId="2A69E25B">
      <w:pPr>
        <w:pStyle w:val="48"/>
        <w:widowControl w:val="0"/>
        <w:numPr>
          <w:ilvl w:val="0"/>
          <w:numId w:val="8"/>
        </w:numPr>
        <w:spacing w:after="120" w:line="276" w:lineRule="auto"/>
        <w:ind w:hanging="720"/>
        <w:jc w:val="both"/>
        <w:rPr>
          <w:rFonts w:ascii="Times New Roman" w:hAnsi="Times New Roman" w:cs="Times New Roman"/>
          <w:b w:val="0"/>
          <w:sz w:val="26"/>
          <w:szCs w:val="26"/>
          <w:lang w:val="nl-NL"/>
        </w:rPr>
      </w:pPr>
      <w:r>
        <w:rPr>
          <w:rFonts w:ascii="Times New Roman" w:hAnsi="Times New Roman" w:cs="Times New Roman"/>
          <w:sz w:val="26"/>
          <w:szCs w:val="26"/>
          <w:lang w:val="nl-NL"/>
        </w:rPr>
        <w:t>Thời gian bàn giao Hàng Hóa</w:t>
      </w:r>
      <w:r>
        <w:rPr>
          <w:rFonts w:ascii="Times New Roman" w:hAnsi="Times New Roman" w:cs="Times New Roman"/>
          <w:b w:val="0"/>
          <w:sz w:val="26"/>
          <w:szCs w:val="26"/>
          <w:lang w:val="nl-NL"/>
        </w:rPr>
        <w:t>: Theo yêu cầu của bên A tại từng Đơn Đặt Hàng.</w:t>
      </w:r>
    </w:p>
    <w:p w14:paraId="75CDB111">
      <w:pPr>
        <w:pStyle w:val="48"/>
        <w:widowControl w:val="0"/>
        <w:numPr>
          <w:ilvl w:val="0"/>
          <w:numId w:val="8"/>
        </w:numPr>
        <w:spacing w:after="120" w:line="276" w:lineRule="auto"/>
        <w:ind w:hanging="720"/>
        <w:jc w:val="both"/>
        <w:rPr>
          <w:rFonts w:ascii="Times New Roman" w:hAnsi="Times New Roman" w:cs="Times New Roman"/>
          <w:b w:val="0"/>
          <w:sz w:val="26"/>
          <w:szCs w:val="26"/>
          <w:lang w:val="nl-NL"/>
        </w:rPr>
      </w:pPr>
      <w:r>
        <w:rPr>
          <w:rFonts w:ascii="Times New Roman" w:hAnsi="Times New Roman" w:cs="Times New Roman"/>
          <w:sz w:val="26"/>
          <w:szCs w:val="26"/>
          <w:lang w:val="nl-NL"/>
        </w:rPr>
        <w:t>Địa điểm giao nhận Hàng Hóa</w:t>
      </w:r>
      <w:r>
        <w:rPr>
          <w:rFonts w:ascii="Times New Roman" w:hAnsi="Times New Roman" w:cs="Times New Roman"/>
          <w:b w:val="0"/>
          <w:sz w:val="26"/>
          <w:szCs w:val="26"/>
          <w:lang w:val="nl-NL"/>
        </w:rPr>
        <w:t>: Theo yêu cầu của bên A tại từng Đơn Đặt Hàng.</w:t>
      </w:r>
    </w:p>
    <w:p w14:paraId="34BACBD4">
      <w:pPr>
        <w:pStyle w:val="48"/>
        <w:widowControl w:val="0"/>
        <w:numPr>
          <w:ilvl w:val="0"/>
          <w:numId w:val="8"/>
        </w:numPr>
        <w:spacing w:after="120" w:line="276" w:lineRule="auto"/>
        <w:ind w:hanging="720"/>
        <w:jc w:val="both"/>
        <w:rPr>
          <w:rFonts w:ascii="Times New Roman" w:hAnsi="Times New Roman" w:cs="Times New Roman"/>
          <w:b w:val="0"/>
          <w:sz w:val="26"/>
          <w:szCs w:val="26"/>
          <w:lang w:val="nl-NL"/>
        </w:rPr>
      </w:pPr>
      <w:r>
        <w:rPr>
          <w:rFonts w:ascii="Times New Roman" w:hAnsi="Times New Roman" w:cs="Times New Roman"/>
          <w:sz w:val="26"/>
          <w:szCs w:val="26"/>
          <w:lang w:val="nl-NL"/>
        </w:rPr>
        <w:t xml:space="preserve">Thủ tục giao nhận </w:t>
      </w:r>
      <w:r>
        <w:rPr>
          <w:rFonts w:ascii="Times New Roman" w:hAnsi="Times New Roman" w:cs="Times New Roman"/>
          <w:sz w:val="26"/>
          <w:lang w:val="nl-NL"/>
        </w:rPr>
        <w:t>Hàng Hoá</w:t>
      </w:r>
    </w:p>
    <w:p w14:paraId="7D2A4CC5">
      <w:pPr>
        <w:widowControl w:val="0"/>
        <w:numPr>
          <w:ilvl w:val="0"/>
          <w:numId w:val="9"/>
        </w:numPr>
        <w:tabs>
          <w:tab w:val="left" w:pos="709"/>
        </w:tabs>
        <w:spacing w:after="120" w:line="264" w:lineRule="auto"/>
        <w:ind w:left="720"/>
        <w:jc w:val="both"/>
        <w:rPr>
          <w:rFonts w:ascii="Times New Roman" w:hAnsi="Times New Roman" w:cs="Times New Roman"/>
          <w:sz w:val="26"/>
          <w:szCs w:val="26"/>
          <w:lang w:val="vi-VN"/>
        </w:rPr>
      </w:pPr>
      <w:r>
        <w:rPr>
          <w:rFonts w:ascii="Times New Roman" w:hAnsi="Times New Roman" w:cs="Times New Roman"/>
          <w:sz w:val="26"/>
          <w:szCs w:val="26"/>
        </w:rPr>
        <w:t>Gửi Đơn Đặt Hàng:</w:t>
      </w:r>
    </w:p>
    <w:p w14:paraId="2D8E0D2A">
      <w:pPr>
        <w:pStyle w:val="48"/>
        <w:widowControl w:val="0"/>
        <w:spacing w:after="120" w:line="276" w:lineRule="auto"/>
        <w:ind w:left="720"/>
        <w:jc w:val="both"/>
        <w:rPr>
          <w:rFonts w:ascii="Times New Roman" w:hAnsi="Times New Roman" w:cs="Times New Roman"/>
          <w:sz w:val="26"/>
          <w:szCs w:val="26"/>
          <w:lang w:val="vi-VN"/>
        </w:rPr>
      </w:pPr>
      <w:r>
        <w:rPr>
          <w:rFonts w:ascii="Times New Roman" w:hAnsi="Times New Roman" w:cs="Times New Roman"/>
          <w:b w:val="0"/>
          <w:sz w:val="26"/>
          <w:szCs w:val="26"/>
          <w:lang w:val="vi-VN"/>
        </w:rPr>
        <w:t>Khi có nhu cầu mua Hàng Hoá, Bên A sẽ gửi Đơn Đặt Hàng bằng</w:t>
      </w:r>
      <w:r>
        <w:rPr>
          <w:rFonts w:ascii="Times New Roman" w:hAnsi="Times New Roman"/>
          <w:b w:val="0"/>
          <w:sz w:val="26"/>
          <w:lang w:val="vi-VN"/>
        </w:rPr>
        <w:t xml:space="preserve"> văn bản </w:t>
      </w:r>
      <w:r>
        <w:rPr>
          <w:rFonts w:ascii="Times New Roman" w:hAnsi="Times New Roman" w:cs="Times New Roman"/>
          <w:b w:val="0"/>
          <w:sz w:val="26"/>
          <w:szCs w:val="26"/>
          <w:lang w:val="vi-VN"/>
        </w:rPr>
        <w:t xml:space="preserve">và/hoặc qua điện thoại (tin nhắn sms, zalo, viber, messenger…) và/hoặc qua fax và/hoặc qua email theo thông tin nêu tại phần đầu của Hợp Đồng này cho Bên B trước ít nhất </w:t>
      </w:r>
      <w:r>
        <w:rPr>
          <w:rFonts w:ascii="Times New Roman" w:hAnsi="Times New Roman"/>
          <w:b w:val="0"/>
          <w:sz w:val="26"/>
          <w:lang w:val="vi-VN"/>
        </w:rPr>
        <w:t>08 (</w:t>
      </w:r>
      <w:r>
        <w:rPr>
          <w:rFonts w:ascii="Times New Roman" w:hAnsi="Times New Roman"/>
          <w:b w:val="0"/>
          <w:i/>
          <w:sz w:val="26"/>
          <w:lang w:val="vi-VN"/>
        </w:rPr>
        <w:t>tám</w:t>
      </w:r>
      <w:r>
        <w:rPr>
          <w:rFonts w:ascii="Times New Roman" w:hAnsi="Times New Roman"/>
          <w:b w:val="0"/>
          <w:sz w:val="26"/>
          <w:lang w:val="vi-VN"/>
        </w:rPr>
        <w:t xml:space="preserve">) </w:t>
      </w:r>
      <w:r>
        <w:rPr>
          <w:rFonts w:ascii="Times New Roman" w:hAnsi="Times New Roman" w:cs="Times New Roman"/>
          <w:b w:val="0"/>
          <w:sz w:val="26"/>
          <w:szCs w:val="26"/>
          <w:lang w:val="vi-VN"/>
        </w:rPr>
        <w:t>giờ tính đến ngày dự kiến giao Hàng Hoá theo yêu cầu tại từng Đơn Đặt Hàng</w:t>
      </w:r>
      <w:r>
        <w:rPr>
          <w:rFonts w:ascii="Times New Roman" w:hAnsi="Times New Roman" w:cs="Times New Roman"/>
          <w:b w:val="0"/>
          <w:i/>
          <w:sz w:val="26"/>
          <w:szCs w:val="26"/>
          <w:lang w:val="vi-VN"/>
        </w:rPr>
        <w:t xml:space="preserve">, </w:t>
      </w:r>
      <w:r>
        <w:rPr>
          <w:rFonts w:ascii="Times New Roman" w:hAnsi="Times New Roman" w:cs="Times New Roman"/>
          <w:b w:val="0"/>
          <w:sz w:val="26"/>
          <w:szCs w:val="26"/>
          <w:lang w:val="vi-VN"/>
        </w:rPr>
        <w:t xml:space="preserve">trong đó ghi rõ số lượng, chủng loại, giá cả, địa điểm, thời gian giao </w:t>
      </w:r>
      <w:r>
        <w:rPr>
          <w:rFonts w:ascii="Times New Roman" w:hAnsi="Times New Roman"/>
          <w:b w:val="0"/>
          <w:sz w:val="26"/>
          <w:lang w:val="vi-VN"/>
        </w:rPr>
        <w:t>nhận Hàng Hóa</w:t>
      </w:r>
      <w:r>
        <w:rPr>
          <w:rFonts w:ascii="Times New Roman" w:hAnsi="Times New Roman" w:cs="Times New Roman"/>
          <w:b w:val="0"/>
          <w:sz w:val="26"/>
          <w:szCs w:val="26"/>
          <w:lang w:val="vi-VN"/>
        </w:rPr>
        <w:t xml:space="preserve"> và các yêu cầu khác (nếu có). Bên B phải cung cấp Hàng Hóa cho Bên A theo đúng quy định của Hợp Đồng và/hoặc từng Đơn Đặt Hàng</w:t>
      </w:r>
      <w:r>
        <w:rPr>
          <w:rFonts w:ascii="Times New Roman" w:hAnsi="Times New Roman" w:cs="Times New Roman"/>
          <w:b w:val="0"/>
          <w:sz w:val="26"/>
          <w:szCs w:val="26"/>
          <w:lang w:val="es-ES"/>
        </w:rPr>
        <w:t xml:space="preserve">. </w:t>
      </w:r>
      <w:r>
        <w:rPr>
          <w:rFonts w:ascii="Times New Roman" w:hAnsi="Times New Roman" w:cs="Times New Roman"/>
          <w:b w:val="0"/>
          <w:sz w:val="26"/>
          <w:szCs w:val="26"/>
          <w:lang w:val="vi-VN"/>
        </w:rPr>
        <w:t xml:space="preserve">Trong vòng </w:t>
      </w:r>
      <w:r>
        <w:rPr>
          <w:rFonts w:ascii="Times New Roman" w:hAnsi="Times New Roman"/>
          <w:b w:val="0"/>
          <w:sz w:val="26"/>
          <w:szCs w:val="26"/>
          <w:lang w:val="es-ES"/>
        </w:rPr>
        <w:t>07 (</w:t>
      </w:r>
      <w:r>
        <w:rPr>
          <w:rFonts w:ascii="Times New Roman" w:hAnsi="Times New Roman"/>
          <w:b w:val="0"/>
          <w:i/>
          <w:sz w:val="26"/>
          <w:szCs w:val="26"/>
          <w:lang w:val="es-ES"/>
        </w:rPr>
        <w:t>bảy</w:t>
      </w:r>
      <w:r>
        <w:rPr>
          <w:rFonts w:ascii="Times New Roman" w:hAnsi="Times New Roman"/>
          <w:b w:val="0"/>
          <w:sz w:val="26"/>
          <w:szCs w:val="26"/>
          <w:lang w:val="es-ES"/>
        </w:rPr>
        <w:t>)</w:t>
      </w:r>
      <w:r>
        <w:rPr>
          <w:rFonts w:ascii="Times New Roman" w:hAnsi="Times New Roman"/>
          <w:i/>
          <w:sz w:val="26"/>
          <w:szCs w:val="26"/>
          <w:lang w:val="vi-VN"/>
        </w:rPr>
        <w:t xml:space="preserve"> </w:t>
      </w:r>
      <w:r>
        <w:rPr>
          <w:rFonts w:ascii="Times New Roman" w:hAnsi="Times New Roman"/>
          <w:b w:val="0"/>
          <w:sz w:val="26"/>
          <w:szCs w:val="26"/>
          <w:lang w:val="es-ES"/>
        </w:rPr>
        <w:t>giờ</w:t>
      </w:r>
      <w:r>
        <w:rPr>
          <w:rFonts w:ascii="Times New Roman" w:hAnsi="Times New Roman" w:cs="Times New Roman"/>
          <w:b w:val="0"/>
          <w:sz w:val="26"/>
          <w:szCs w:val="26"/>
          <w:lang w:val="es-ES"/>
        </w:rPr>
        <w:t xml:space="preserve"> </w:t>
      </w:r>
      <w:r>
        <w:rPr>
          <w:rFonts w:ascii="Times New Roman" w:hAnsi="Times New Roman" w:cs="Times New Roman"/>
          <w:b w:val="0"/>
          <w:sz w:val="26"/>
          <w:szCs w:val="26"/>
          <w:lang w:val="vi-VN"/>
        </w:rPr>
        <w:t xml:space="preserve">kể từ </w:t>
      </w:r>
      <w:r>
        <w:rPr>
          <w:rFonts w:ascii="Times New Roman" w:hAnsi="Times New Roman" w:cs="Times New Roman"/>
          <w:b w:val="0"/>
          <w:sz w:val="26"/>
          <w:szCs w:val="26"/>
          <w:lang w:val="es-ES"/>
        </w:rPr>
        <w:t xml:space="preserve">thời điểm </w:t>
      </w:r>
      <w:r>
        <w:rPr>
          <w:rFonts w:ascii="Times New Roman" w:hAnsi="Times New Roman"/>
          <w:b w:val="0"/>
          <w:sz w:val="26"/>
          <w:lang w:val="es-ES"/>
        </w:rPr>
        <w:t>Bên A gửi Đơn Đặt Hàng</w:t>
      </w:r>
      <w:r>
        <w:rPr>
          <w:rFonts w:ascii="Times New Roman" w:hAnsi="Times New Roman" w:cs="Times New Roman"/>
          <w:b w:val="0"/>
          <w:sz w:val="26"/>
          <w:szCs w:val="26"/>
          <w:lang w:val="vi-VN"/>
        </w:rPr>
        <w:t>,</w:t>
      </w:r>
      <w:r>
        <w:rPr>
          <w:rFonts w:ascii="Times New Roman" w:hAnsi="Times New Roman" w:cs="Times New Roman"/>
          <w:b w:val="0"/>
          <w:sz w:val="26"/>
          <w:szCs w:val="26"/>
          <w:lang w:val="es-ES"/>
        </w:rPr>
        <w:t xml:space="preserve"> Bên B phải gửi thông báo xác nhận với Bên A về việc cung cấp Hàng Hóa của Bên B; quá thời hạn này mà Bên A không nhận được thông báo xác nhận từ Bên B, sẽ được hiểu là Bên B chấp nhận với mọi nội dung trong Đơn Đặt Hàng mà Bên A đã gửi. Trong trường hợp Bên B không chấp thuận bất cứ nội dung nào trong Đơn Đặt Hàng mà Bên A đã gửi, Hai Bên sẽ cùng nhau xem xét và điều chỉnh lại nội dung Đơn Đặt Hàng phù hợp với thoả thuận của Các Bên; để làm rõ, trong trường hợp này, nội dung Đơn Đặt Hàng sau khi đã được Các Bên điều chỉnh và thống nhất sẽ là cơ sở để Các Bên thực hiện</w:t>
      </w:r>
      <w:r>
        <w:rPr>
          <w:rFonts w:ascii="Times New Roman" w:hAnsi="Times New Roman" w:cs="Times New Roman"/>
          <w:b w:val="0"/>
          <w:sz w:val="26"/>
          <w:szCs w:val="26"/>
          <w:lang w:val="vi-VN"/>
        </w:rPr>
        <w:t>.</w:t>
      </w:r>
    </w:p>
    <w:p w14:paraId="37F7A245">
      <w:pPr>
        <w:widowControl w:val="0"/>
        <w:numPr>
          <w:ilvl w:val="0"/>
          <w:numId w:val="9"/>
        </w:numPr>
        <w:tabs>
          <w:tab w:val="left" w:pos="709"/>
        </w:tabs>
        <w:spacing w:after="120" w:line="264" w:lineRule="auto"/>
        <w:ind w:left="720"/>
        <w:jc w:val="both"/>
        <w:rPr>
          <w:rFonts w:ascii="Times New Roman" w:hAnsi="Times New Roman"/>
          <w:sz w:val="26"/>
          <w:szCs w:val="24"/>
          <w:lang w:val="vi-VN"/>
        </w:rPr>
      </w:pPr>
      <w:r>
        <w:rPr>
          <w:rFonts w:ascii="Times New Roman" w:hAnsi="Times New Roman" w:cs="Times New Roman"/>
          <w:sz w:val="26"/>
          <w:szCs w:val="26"/>
          <w:lang w:val="vi-VN"/>
        </w:rPr>
        <w:t>Thông báo trước khi giao Hàng Hoá</w:t>
      </w:r>
    </w:p>
    <w:p w14:paraId="04FF0113">
      <w:pPr>
        <w:spacing w:after="120"/>
        <w:ind w:left="709"/>
        <w:jc w:val="both"/>
        <w:rPr>
          <w:rFonts w:ascii="Times New Roman" w:hAnsi="Times New Roman"/>
          <w:sz w:val="16"/>
          <w:lang w:val="vi-VN"/>
        </w:rPr>
      </w:pPr>
      <w:r>
        <w:rPr>
          <w:rFonts w:ascii="Times New Roman" w:hAnsi="Times New Roman" w:cs="Times New Roman"/>
          <w:sz w:val="26"/>
          <w:szCs w:val="26"/>
          <w:lang w:val="vi-VN"/>
        </w:rPr>
        <w:t xml:space="preserve">Trước khi giao </w:t>
      </w:r>
      <w:r>
        <w:rPr>
          <w:rFonts w:ascii="Times New Roman" w:hAnsi="Times New Roman"/>
          <w:sz w:val="26"/>
          <w:lang w:val="vi-VN"/>
        </w:rPr>
        <w:t>Hàng Hóa theo từng Đơn Đặt Hàng</w:t>
      </w:r>
      <w:r>
        <w:rPr>
          <w:rFonts w:ascii="Times New Roman" w:hAnsi="Times New Roman" w:cs="Times New Roman"/>
          <w:sz w:val="26"/>
          <w:szCs w:val="26"/>
          <w:lang w:val="vi-VN"/>
        </w:rPr>
        <w:t>, Bên B phải gửi thông báo bằng văn bản và/hoặc qua điện thoại (tin nhắn sms, zalo, viber, messenger…) và/hoặc qua fax và/hoặc qua email</w:t>
      </w:r>
      <w:r>
        <w:rPr>
          <w:rFonts w:ascii="Times New Roman" w:hAnsi="Times New Roman" w:cs="Times New Roman"/>
          <w:sz w:val="26"/>
          <w:szCs w:val="26"/>
          <w:vertAlign w:val="superscript"/>
          <w:lang w:val="vi-VN"/>
        </w:rPr>
        <w:t xml:space="preserve">  </w:t>
      </w:r>
      <w:r>
        <w:rPr>
          <w:rFonts w:ascii="Times New Roman" w:hAnsi="Times New Roman" w:cs="Times New Roman"/>
          <w:sz w:val="26"/>
          <w:szCs w:val="26"/>
          <w:lang w:val="vi-VN"/>
        </w:rPr>
        <w:t xml:space="preserve">theo địa chỉ nêu tại phần đầu của Hợp Đồng này cho Bên A trước ít nhất </w:t>
      </w:r>
      <w:r>
        <w:rPr>
          <w:rFonts w:ascii="Times New Roman" w:hAnsi="Times New Roman"/>
          <w:sz w:val="26"/>
          <w:lang w:val="vi-VN"/>
        </w:rPr>
        <w:t>01 (</w:t>
      </w:r>
      <w:r>
        <w:rPr>
          <w:rFonts w:ascii="Times New Roman" w:hAnsi="Times New Roman"/>
          <w:i/>
          <w:sz w:val="26"/>
          <w:lang w:val="vi-VN"/>
        </w:rPr>
        <w:t>một</w:t>
      </w:r>
      <w:r>
        <w:rPr>
          <w:rFonts w:ascii="Times New Roman" w:hAnsi="Times New Roman"/>
          <w:sz w:val="26"/>
          <w:lang w:val="vi-VN"/>
        </w:rPr>
        <w:t>) giờ</w:t>
      </w:r>
      <w:r>
        <w:rPr>
          <w:rFonts w:ascii="Times New Roman" w:hAnsi="Times New Roman" w:cs="Times New Roman"/>
          <w:sz w:val="26"/>
          <w:szCs w:val="26"/>
          <w:lang w:val="vi-VN"/>
        </w:rPr>
        <w:t xml:space="preserve"> tính đến thời điểm dự kiến </w:t>
      </w:r>
      <w:r>
        <w:rPr>
          <w:rFonts w:ascii="Times New Roman" w:hAnsi="Times New Roman"/>
          <w:sz w:val="26"/>
          <w:lang w:val="vi-VN"/>
        </w:rPr>
        <w:t xml:space="preserve">phải </w:t>
      </w:r>
      <w:r>
        <w:rPr>
          <w:rFonts w:ascii="Times New Roman" w:hAnsi="Times New Roman" w:cs="Times New Roman"/>
          <w:sz w:val="26"/>
          <w:szCs w:val="26"/>
          <w:lang w:val="vi-VN"/>
        </w:rPr>
        <w:t xml:space="preserve">giao </w:t>
      </w:r>
      <w:r>
        <w:rPr>
          <w:rFonts w:ascii="Times New Roman" w:hAnsi="Times New Roman"/>
          <w:sz w:val="26"/>
          <w:lang w:val="vi-VN"/>
        </w:rPr>
        <w:t>H</w:t>
      </w:r>
      <w:r>
        <w:rPr>
          <w:rFonts w:ascii="Times New Roman" w:hAnsi="Times New Roman" w:cs="Times New Roman"/>
          <w:sz w:val="26"/>
          <w:szCs w:val="26"/>
          <w:lang w:val="vi-VN"/>
        </w:rPr>
        <w:t>àng</w:t>
      </w:r>
      <w:r>
        <w:rPr>
          <w:rFonts w:ascii="Times New Roman" w:hAnsi="Times New Roman"/>
          <w:sz w:val="26"/>
          <w:lang w:val="vi-VN"/>
        </w:rPr>
        <w:t xml:space="preserve"> Hóa </w:t>
      </w:r>
      <w:r>
        <w:rPr>
          <w:rFonts w:ascii="Times New Roman" w:hAnsi="Times New Roman" w:cs="Times New Roman"/>
          <w:sz w:val="26"/>
          <w:szCs w:val="26"/>
          <w:lang w:val="vi-VN"/>
        </w:rPr>
        <w:t xml:space="preserve">theo quy định tại Điều 5.1 của Hợp Đồng này. Nếu Bên B vi phạm quy định này thì Bên A có quyền nhận hoặc không nhận </w:t>
      </w:r>
      <w:r>
        <w:rPr>
          <w:rFonts w:ascii="Times New Roman" w:hAnsi="Times New Roman"/>
          <w:sz w:val="26"/>
          <w:lang w:val="vi-VN"/>
        </w:rPr>
        <w:t>H</w:t>
      </w:r>
      <w:r>
        <w:rPr>
          <w:rFonts w:ascii="Times New Roman" w:hAnsi="Times New Roman" w:cs="Times New Roman"/>
          <w:sz w:val="26"/>
          <w:szCs w:val="26"/>
          <w:lang w:val="vi-VN"/>
        </w:rPr>
        <w:t>àng</w:t>
      </w:r>
      <w:r>
        <w:rPr>
          <w:rFonts w:ascii="Times New Roman" w:hAnsi="Times New Roman"/>
          <w:sz w:val="26"/>
          <w:lang w:val="vi-VN"/>
        </w:rPr>
        <w:t xml:space="preserve"> Hóa</w:t>
      </w:r>
      <w:r>
        <w:rPr>
          <w:rFonts w:ascii="Times New Roman" w:hAnsi="Times New Roman" w:cs="Times New Roman"/>
          <w:sz w:val="26"/>
          <w:szCs w:val="26"/>
          <w:lang w:val="vi-VN"/>
        </w:rPr>
        <w:t xml:space="preserve">, toàn bộ chi phí phát sinh khi giao </w:t>
      </w:r>
      <w:r>
        <w:rPr>
          <w:rFonts w:ascii="Times New Roman" w:hAnsi="Times New Roman"/>
          <w:sz w:val="26"/>
          <w:lang w:val="vi-VN"/>
        </w:rPr>
        <w:t>H</w:t>
      </w:r>
      <w:r>
        <w:rPr>
          <w:rFonts w:ascii="Times New Roman" w:hAnsi="Times New Roman" w:cs="Times New Roman"/>
          <w:sz w:val="26"/>
          <w:szCs w:val="26"/>
          <w:lang w:val="vi-VN"/>
        </w:rPr>
        <w:t>àng</w:t>
      </w:r>
      <w:r>
        <w:rPr>
          <w:rFonts w:ascii="Times New Roman" w:hAnsi="Times New Roman"/>
          <w:sz w:val="26"/>
          <w:lang w:val="vi-VN"/>
        </w:rPr>
        <w:t xml:space="preserve"> Hóa</w:t>
      </w:r>
      <w:r>
        <w:rPr>
          <w:rFonts w:ascii="Times New Roman" w:hAnsi="Times New Roman" w:cs="Times New Roman"/>
          <w:sz w:val="26"/>
          <w:szCs w:val="26"/>
          <w:lang w:val="vi-VN"/>
        </w:rPr>
        <w:t xml:space="preserve"> sẽ do Bên B chịu. Trường hợp Bên B không thể giao </w:t>
      </w:r>
      <w:r>
        <w:rPr>
          <w:rFonts w:ascii="Times New Roman" w:hAnsi="Times New Roman"/>
          <w:sz w:val="26"/>
          <w:lang w:val="vi-VN"/>
        </w:rPr>
        <w:t>H</w:t>
      </w:r>
      <w:r>
        <w:rPr>
          <w:rFonts w:ascii="Times New Roman" w:hAnsi="Times New Roman" w:cs="Times New Roman"/>
          <w:sz w:val="26"/>
          <w:szCs w:val="26"/>
          <w:lang w:val="vi-VN"/>
        </w:rPr>
        <w:t>àng</w:t>
      </w:r>
      <w:r>
        <w:rPr>
          <w:rFonts w:ascii="Times New Roman" w:hAnsi="Times New Roman"/>
          <w:sz w:val="26"/>
          <w:lang w:val="vi-VN"/>
        </w:rPr>
        <w:t xml:space="preserve"> Hóa</w:t>
      </w:r>
      <w:r>
        <w:rPr>
          <w:rFonts w:ascii="Times New Roman" w:hAnsi="Times New Roman" w:cs="Times New Roman"/>
          <w:sz w:val="26"/>
          <w:szCs w:val="26"/>
          <w:lang w:val="vi-VN"/>
        </w:rPr>
        <w:t xml:space="preserve"> đúng ngày </w:t>
      </w:r>
      <w:r>
        <w:rPr>
          <w:rFonts w:ascii="Times New Roman" w:hAnsi="Times New Roman"/>
          <w:sz w:val="26"/>
          <w:lang w:val="vi-VN"/>
        </w:rPr>
        <w:t xml:space="preserve">theo </w:t>
      </w:r>
      <w:r>
        <w:rPr>
          <w:rFonts w:ascii="Times New Roman" w:hAnsi="Times New Roman" w:cs="Times New Roman"/>
          <w:sz w:val="26"/>
          <w:szCs w:val="26"/>
          <w:lang w:val="vi-VN"/>
        </w:rPr>
        <w:t xml:space="preserve">quy định tại Điều 5.1 của Hợp Đồng này, Bên B phải thông báo cho Bên A bằng văn bản và/hoặc qua điện thoại (tin nhắn sms, zalo, viber, messenger…) và/hoặc qua fax và/hoặc qua email trước ít nhất </w:t>
      </w:r>
      <w:r>
        <w:rPr>
          <w:rFonts w:ascii="Times New Roman" w:hAnsi="Times New Roman"/>
          <w:sz w:val="26"/>
          <w:lang w:val="vi-VN"/>
        </w:rPr>
        <w:t>02 (</w:t>
      </w:r>
      <w:r>
        <w:rPr>
          <w:rFonts w:ascii="Times New Roman" w:hAnsi="Times New Roman"/>
          <w:i/>
          <w:sz w:val="26"/>
          <w:lang w:val="vi-VN"/>
        </w:rPr>
        <w:t>hai</w:t>
      </w:r>
      <w:r>
        <w:rPr>
          <w:rFonts w:ascii="Times New Roman" w:hAnsi="Times New Roman"/>
          <w:sz w:val="26"/>
          <w:lang w:val="vi-VN"/>
        </w:rPr>
        <w:t>) giờ</w:t>
      </w:r>
      <w:r>
        <w:rPr>
          <w:rFonts w:ascii="Times New Roman" w:hAnsi="Times New Roman" w:cs="Times New Roman"/>
          <w:sz w:val="26"/>
          <w:szCs w:val="26"/>
          <w:lang w:val="vi-VN"/>
        </w:rPr>
        <w:t xml:space="preserve"> tính đến thời điểm dự kiến phải giao </w:t>
      </w:r>
      <w:r>
        <w:rPr>
          <w:rFonts w:ascii="Times New Roman" w:hAnsi="Times New Roman"/>
          <w:sz w:val="26"/>
          <w:lang w:val="vi-VN"/>
        </w:rPr>
        <w:t>H</w:t>
      </w:r>
      <w:r>
        <w:rPr>
          <w:rFonts w:ascii="Times New Roman" w:hAnsi="Times New Roman" w:cs="Times New Roman"/>
          <w:sz w:val="26"/>
          <w:szCs w:val="26"/>
          <w:lang w:val="vi-VN"/>
        </w:rPr>
        <w:t>àng</w:t>
      </w:r>
      <w:r>
        <w:rPr>
          <w:rFonts w:ascii="Times New Roman" w:hAnsi="Times New Roman"/>
          <w:sz w:val="26"/>
          <w:lang w:val="vi-VN"/>
        </w:rPr>
        <w:t xml:space="preserve"> Hóa</w:t>
      </w:r>
      <w:r>
        <w:rPr>
          <w:rFonts w:ascii="Times New Roman" w:hAnsi="Times New Roman" w:cs="Times New Roman"/>
          <w:sz w:val="26"/>
          <w:szCs w:val="26"/>
          <w:lang w:val="vi-VN"/>
        </w:rPr>
        <w:t>, đồng thời phải chịu phạt vi phạm như quy định tại Điều 12 của Hợp Đồng này và bồi thường mọi thiệt hại phát sinh cho Bên A (nếu có).</w:t>
      </w:r>
      <w:r>
        <w:rPr>
          <w:rFonts w:ascii="Times New Roman" w:hAnsi="Times New Roman"/>
          <w:sz w:val="26"/>
          <w:lang w:val="vi-VN"/>
        </w:rPr>
        <w:t xml:space="preserve"> </w:t>
      </w:r>
    </w:p>
    <w:p w14:paraId="640E1795">
      <w:pPr>
        <w:pStyle w:val="44"/>
        <w:numPr>
          <w:ilvl w:val="0"/>
          <w:numId w:val="9"/>
        </w:numPr>
        <w:tabs>
          <w:tab w:val="left" w:pos="709"/>
        </w:tabs>
        <w:spacing w:before="120" w:after="120" w:line="264" w:lineRule="auto"/>
        <w:ind w:left="720"/>
        <w:contextualSpacing w:val="0"/>
        <w:jc w:val="both"/>
        <w:rPr>
          <w:rFonts w:ascii="Times New Roman" w:hAnsi="Times New Roman" w:cs="Times New Roman"/>
          <w:sz w:val="26"/>
          <w:szCs w:val="26"/>
          <w:lang w:val="vi-VN"/>
        </w:rPr>
      </w:pPr>
      <w:r>
        <w:rPr>
          <w:rFonts w:ascii="Times New Roman" w:hAnsi="Times New Roman" w:cs="Times New Roman"/>
          <w:sz w:val="26"/>
          <w:szCs w:val="26"/>
          <w:lang w:val="vi-VN"/>
        </w:rPr>
        <w:t>Hồ sơ giao nhận Hàng Hoá: Theo quy định tại từng Đơn Đặt Hàng.</w:t>
      </w:r>
    </w:p>
    <w:p w14:paraId="4AD9860E">
      <w:pPr>
        <w:pStyle w:val="44"/>
        <w:numPr>
          <w:ilvl w:val="0"/>
          <w:numId w:val="9"/>
        </w:numPr>
        <w:tabs>
          <w:tab w:val="left" w:pos="709"/>
        </w:tabs>
        <w:spacing w:before="120" w:after="120" w:line="264" w:lineRule="auto"/>
        <w:ind w:left="720"/>
        <w:contextualSpacing w:val="0"/>
        <w:jc w:val="both"/>
        <w:rPr>
          <w:rFonts w:ascii="Times New Roman" w:hAnsi="Times New Roman" w:cs="Times New Roman"/>
          <w:sz w:val="26"/>
          <w:szCs w:val="26"/>
          <w:lang w:val="vi-VN"/>
        </w:rPr>
      </w:pPr>
      <w:r>
        <w:rPr>
          <w:rFonts w:ascii="Times New Roman" w:hAnsi="Times New Roman" w:cs="Times New Roman"/>
          <w:sz w:val="26"/>
          <w:szCs w:val="26"/>
          <w:lang w:val="vi-VN"/>
        </w:rPr>
        <w:t>Lập biên bản giao nhận Hàng Hóa</w:t>
      </w:r>
    </w:p>
    <w:p w14:paraId="02F0E1F4">
      <w:pPr>
        <w:widowControl w:val="0"/>
        <w:ind w:left="720"/>
        <w:jc w:val="both"/>
        <w:rPr>
          <w:rFonts w:ascii="Times New Roman" w:hAnsi="Times New Roman"/>
          <w:sz w:val="26"/>
          <w:lang w:val="vi-VN"/>
        </w:rPr>
      </w:pPr>
      <w:r>
        <w:rPr>
          <w:rFonts w:ascii="Times New Roman" w:hAnsi="Times New Roman" w:cs="Times New Roman"/>
          <w:sz w:val="26"/>
          <w:szCs w:val="26"/>
          <w:lang w:val="vi-VN"/>
        </w:rPr>
        <w:t xml:space="preserve">Tại thời điểm bàn giao của mỗi đợt giao Hàng Hóa </w:t>
      </w:r>
      <w:r>
        <w:rPr>
          <w:rFonts w:ascii="Times New Roman" w:hAnsi="Times New Roman"/>
          <w:sz w:val="26"/>
          <w:lang w:val="vi-VN"/>
        </w:rPr>
        <w:t>theo từng Đơn Đặt Hàng</w:t>
      </w:r>
      <w:r>
        <w:rPr>
          <w:rFonts w:ascii="Times New Roman" w:hAnsi="Times New Roman" w:cs="Times New Roman"/>
          <w:sz w:val="26"/>
          <w:szCs w:val="26"/>
          <w:lang w:val="vi-VN"/>
        </w:rPr>
        <w:t xml:space="preserve"> và Bên A đồng ý nhận Hàng Hóa</w:t>
      </w:r>
      <w:r>
        <w:rPr>
          <w:rFonts w:ascii="Times New Roman" w:hAnsi="Times New Roman"/>
          <w:sz w:val="26"/>
          <w:lang w:val="vi-VN"/>
        </w:rPr>
        <w:t>,</w:t>
      </w:r>
      <w:r>
        <w:rPr>
          <w:rFonts w:ascii="Times New Roman" w:hAnsi="Times New Roman" w:cs="Times New Roman"/>
          <w:sz w:val="26"/>
          <w:szCs w:val="26"/>
          <w:lang w:val="vi-VN"/>
        </w:rPr>
        <w:t xml:space="preserve"> Hai Bên sẽ cùng nhau lập </w:t>
      </w:r>
      <w:r>
        <w:rPr>
          <w:rFonts w:ascii="Times New Roman" w:hAnsi="Times New Roman"/>
          <w:sz w:val="26"/>
          <w:lang w:val="vi-VN"/>
        </w:rPr>
        <w:t>b</w:t>
      </w:r>
      <w:r>
        <w:rPr>
          <w:rFonts w:ascii="Times New Roman" w:hAnsi="Times New Roman" w:cs="Times New Roman"/>
          <w:sz w:val="26"/>
          <w:szCs w:val="26"/>
          <w:lang w:val="vi-VN"/>
        </w:rPr>
        <w:t>iên bản giao nhận Hàng Hóa (“</w:t>
      </w:r>
      <w:r>
        <w:rPr>
          <w:rFonts w:ascii="Times New Roman" w:hAnsi="Times New Roman" w:cs="Times New Roman"/>
          <w:b/>
          <w:sz w:val="26"/>
          <w:szCs w:val="26"/>
          <w:lang w:val="vi-VN"/>
        </w:rPr>
        <w:t>Biên Bản Giao Nhận Hàng Hóa</w:t>
      </w:r>
      <w:r>
        <w:rPr>
          <w:rFonts w:ascii="Times New Roman" w:hAnsi="Times New Roman" w:cs="Times New Roman"/>
          <w:sz w:val="26"/>
          <w:szCs w:val="26"/>
          <w:lang w:val="vi-VN"/>
        </w:rPr>
        <w:t>”) do Đại Diện Bên A và Đại Diện Bên B cùng ký, trong đó ghi rõ Hàng Hóa được bàn giao, số lượng</w:t>
      </w:r>
      <w:r>
        <w:rPr>
          <w:rFonts w:ascii="Times New Roman" w:hAnsi="Times New Roman"/>
          <w:sz w:val="26"/>
          <w:lang w:val="vi-VN"/>
        </w:rPr>
        <w:t>, chất lượng</w:t>
      </w:r>
      <w:r>
        <w:rPr>
          <w:rFonts w:ascii="Times New Roman" w:hAnsi="Times New Roman" w:cs="Times New Roman"/>
          <w:sz w:val="26"/>
          <w:szCs w:val="26"/>
          <w:lang w:val="vi-VN"/>
        </w:rPr>
        <w:t xml:space="preserve"> Hàng Hóa được bàn giao. Trường hợp phát hiện Hàng Hóa có lỗi so với yêu cầu tại Hợp Đồng này và/hoặc từng Đơn Đặt Hàng nhưng Bên A vẫn quyết định nhận bàn giao Hàng Hóa có lỗi này và yêu cầu Bên B phải sửa chữa hoặc thay thế mới, Biên Bản Giao Nhận Hàng Hóa sẽ ghi nhận số Hàng Hóa có lỗi này và yêu cầu sửa chữa/thay thế mới của Bên A. Trong trường hợp đó, Bên A sẽ không phải thanh toán đối với Hàng Hóa có lỗi này cho đến khi Bên A chấp nhận các Hàng Hoá sửa chữa/thay thế mới của Bên B.</w:t>
      </w:r>
      <w:r>
        <w:rPr>
          <w:rFonts w:ascii="Times New Roman" w:hAnsi="Times New Roman"/>
          <w:sz w:val="26"/>
          <w:lang w:val="vi-VN"/>
        </w:rPr>
        <w:t xml:space="preserve"> </w:t>
      </w:r>
      <w:r>
        <w:rPr>
          <w:rFonts w:ascii="Times New Roman" w:hAnsi="Times New Roman" w:cs="Times New Roman"/>
          <w:sz w:val="26"/>
          <w:szCs w:val="26"/>
          <w:lang w:val="vi-VN"/>
        </w:rPr>
        <w:t>Để tránh hiểu nhầm, Bên B phải thay thế, sửa chữa Hàng Hóa trong thời hạn Bên A yêu cầu,</w:t>
      </w:r>
      <w:r>
        <w:rPr>
          <w:rFonts w:ascii="Times New Roman" w:hAnsi="Times New Roman"/>
          <w:sz w:val="26"/>
          <w:lang w:val="vi-VN"/>
        </w:rPr>
        <w:t xml:space="preserve"> đồng thời</w:t>
      </w:r>
      <w:r>
        <w:rPr>
          <w:rFonts w:ascii="Times New Roman" w:hAnsi="Times New Roman" w:cs="Times New Roman"/>
          <w:sz w:val="26"/>
          <w:szCs w:val="26"/>
          <w:lang w:val="vi-VN"/>
        </w:rPr>
        <w:t>, Bên B phải chịu phạt vi phạm như quy định tại Điều 12 của Hợp Đồng</w:t>
      </w:r>
      <w:r>
        <w:rPr>
          <w:rFonts w:ascii="Calibri" w:hAnsi="Calibri"/>
          <w:sz w:val="26"/>
          <w:lang w:val="vi-VN"/>
        </w:rPr>
        <w:t xml:space="preserve"> </w:t>
      </w:r>
      <w:r>
        <w:rPr>
          <w:rFonts w:ascii="Times New Roman" w:hAnsi="Times New Roman" w:cs="Times New Roman"/>
          <w:sz w:val="26"/>
          <w:szCs w:val="26"/>
          <w:lang w:val="vi-VN"/>
        </w:rPr>
        <w:t>và bồi thường mọi thiệt hại phát sinh (nếu có).</w:t>
      </w:r>
    </w:p>
    <w:p w14:paraId="004D9E3D">
      <w:pPr>
        <w:pStyle w:val="44"/>
        <w:numPr>
          <w:ilvl w:val="0"/>
          <w:numId w:val="9"/>
        </w:numPr>
        <w:tabs>
          <w:tab w:val="left" w:pos="709"/>
        </w:tabs>
        <w:spacing w:before="120" w:after="120" w:line="264" w:lineRule="auto"/>
        <w:ind w:left="720"/>
        <w:contextualSpacing w:val="0"/>
        <w:jc w:val="both"/>
        <w:rPr>
          <w:rFonts w:ascii="Times New Roman" w:hAnsi="Times New Roman" w:cs="Times New Roman"/>
          <w:sz w:val="26"/>
          <w:szCs w:val="26"/>
          <w:lang w:val="vi-VN"/>
        </w:rPr>
      </w:pPr>
      <w:r>
        <w:rPr>
          <w:rFonts w:ascii="Times New Roman" w:hAnsi="Times New Roman" w:cs="Times New Roman"/>
          <w:sz w:val="26"/>
          <w:szCs w:val="26"/>
          <w:lang w:val="vi-VN"/>
        </w:rPr>
        <w:t>Hai Bên thống nhất rằng việc Bên A nhận Hàng Hóa và ký vào Biên Bản Giao Nhận Hàng Hóa không loại trừ quyền trả lại Hàng Hóa và/hoặc quyền yêu cầu đổi Hàng Hóa nếu Hàng Hóa không đảm bảo yêu cầu nêu tại Hợp Đồng này và không loại trừ trách nhiệm đảm bảo chất lượng Hàng Hóa  của Bên B theo quy định của Hợp Đồng này và pháp luật.</w:t>
      </w:r>
    </w:p>
    <w:p w14:paraId="1B9A5D7A">
      <w:pPr>
        <w:pStyle w:val="48"/>
        <w:widowControl w:val="0"/>
        <w:numPr>
          <w:ilvl w:val="0"/>
          <w:numId w:val="3"/>
        </w:numPr>
        <w:spacing w:after="120" w:line="264" w:lineRule="auto"/>
        <w:ind w:hanging="720"/>
        <w:jc w:val="both"/>
        <w:rPr>
          <w:rFonts w:ascii="Times New Roman" w:hAnsi="Times New Roman" w:cs="Times New Roman"/>
          <w:sz w:val="26"/>
          <w:szCs w:val="26"/>
        </w:rPr>
      </w:pPr>
      <w:r>
        <w:rPr>
          <w:rFonts w:ascii="Times New Roman" w:hAnsi="Times New Roman" w:cs="Times New Roman"/>
          <w:sz w:val="26"/>
          <w:szCs w:val="26"/>
          <w:lang w:val="vi-VN"/>
        </w:rPr>
        <w:t>THANH TOÁN</w:t>
      </w:r>
      <w:r>
        <w:rPr>
          <w:rFonts w:ascii="Times New Roman" w:hAnsi="Times New Roman" w:cs="Times New Roman"/>
          <w:sz w:val="26"/>
          <w:szCs w:val="26"/>
        </w:rPr>
        <w:t xml:space="preserve"> </w:t>
      </w:r>
    </w:p>
    <w:p w14:paraId="2C56F34B">
      <w:pPr>
        <w:pStyle w:val="44"/>
        <w:widowControl w:val="0"/>
        <w:numPr>
          <w:ilvl w:val="1"/>
          <w:numId w:val="10"/>
        </w:numPr>
        <w:spacing w:after="120" w:line="264" w:lineRule="auto"/>
        <w:ind w:left="709" w:hanging="709"/>
        <w:jc w:val="both"/>
        <w:rPr>
          <w:rFonts w:ascii="Times New Roman" w:hAnsi="Times New Roman" w:cs="Times New Roman"/>
          <w:b/>
          <w:i/>
          <w:iCs/>
          <w:sz w:val="26"/>
          <w:szCs w:val="26"/>
        </w:rPr>
      </w:pPr>
      <w:r>
        <w:rPr>
          <w:rFonts w:ascii="Times New Roman" w:hAnsi="Times New Roman" w:cs="Times New Roman"/>
          <w:b/>
          <w:bCs/>
          <w:iCs/>
          <w:spacing w:val="3"/>
          <w:sz w:val="26"/>
          <w:szCs w:val="26"/>
          <w:lang w:val="pt-BR"/>
        </w:rPr>
        <w:t xml:space="preserve">Thanh toán </w:t>
      </w:r>
    </w:p>
    <w:p w14:paraId="20F5EFC2">
      <w:pPr>
        <w:pStyle w:val="44"/>
        <w:widowControl w:val="0"/>
        <w:spacing w:after="120" w:line="276" w:lineRule="auto"/>
        <w:ind w:left="709"/>
        <w:jc w:val="both"/>
        <w:rPr>
          <w:rFonts w:ascii="Times New Roman" w:hAnsi="Times New Roman" w:cs="Times New Roman"/>
          <w:bCs/>
          <w:iCs/>
          <w:spacing w:val="3"/>
          <w:sz w:val="26"/>
          <w:szCs w:val="26"/>
          <w:lang w:val="pt-BR"/>
        </w:rPr>
      </w:pPr>
      <w:r>
        <w:rPr>
          <w:rFonts w:ascii="Times New Roman" w:hAnsi="Times New Roman" w:cs="Times New Roman"/>
          <w:bCs/>
          <w:iCs/>
          <w:spacing w:val="3"/>
          <w:sz w:val="26"/>
          <w:szCs w:val="26"/>
          <w:lang w:val="pt-BR"/>
        </w:rPr>
        <w:t xml:space="preserve">Bên A sẽ tiến hành thanh toán cho Bên B một tháng một lần </w:t>
      </w:r>
      <w:r>
        <w:rPr>
          <w:rFonts w:ascii="Times New Roman" w:hAnsi="Times New Roman" w:cs="Times New Roman"/>
          <w:b/>
          <w:bCs/>
          <w:iCs/>
          <w:spacing w:val="3"/>
          <w:sz w:val="26"/>
          <w:szCs w:val="26"/>
          <w:lang w:val="pt-BR"/>
        </w:rPr>
        <w:t>(“Kỳ Thanh Toán”)</w:t>
      </w:r>
      <w:r>
        <w:rPr>
          <w:rFonts w:ascii="Times New Roman" w:hAnsi="Times New Roman" w:cs="Times New Roman"/>
          <w:bCs/>
          <w:iCs/>
          <w:spacing w:val="3"/>
          <w:sz w:val="26"/>
          <w:szCs w:val="26"/>
          <w:lang w:val="pt-BR"/>
        </w:rPr>
        <w:t>.</w:t>
      </w:r>
      <w:r>
        <w:rPr>
          <w:rFonts w:ascii="Times New Roman" w:hAnsi="Times New Roman" w:cs="Times New Roman"/>
          <w:bCs/>
          <w:iCs/>
          <w:color w:val="000000" w:themeColor="text1"/>
          <w:spacing w:val="3"/>
          <w:sz w:val="26"/>
          <w:szCs w:val="26"/>
          <w:lang w:val="pt-BR"/>
          <w14:textFill>
            <w14:solidFill>
              <w14:schemeClr w14:val="tx1"/>
            </w14:solidFill>
          </w14:textFill>
        </w:rPr>
        <w:t xml:space="preserve"> Vào Ngày Làm Việc cuối cùng của mỗi tháng, </w:t>
      </w:r>
      <w:r>
        <w:rPr>
          <w:rFonts w:ascii="Times New Roman" w:hAnsi="Times New Roman" w:cs="Times New Roman"/>
          <w:bCs/>
          <w:iCs/>
          <w:spacing w:val="3"/>
          <w:sz w:val="26"/>
          <w:szCs w:val="26"/>
          <w:lang w:val="pt-BR"/>
        </w:rPr>
        <w:t xml:space="preserve">căn cứ vào các Biên Bản Giao Nhận Hàng Hóa, Bên B sẽ lập biên bản xác nhận số lượng và giá trị Hàng Hóa mà Bên B đã bàn giao được Bên A nghiệm thu theo từng kỳ thanh toán </w:t>
      </w:r>
      <w:r>
        <w:rPr>
          <w:rFonts w:ascii="Times New Roman" w:hAnsi="Times New Roman" w:cs="Times New Roman"/>
          <w:b/>
          <w:bCs/>
          <w:iCs/>
          <w:spacing w:val="3"/>
          <w:sz w:val="26"/>
          <w:szCs w:val="26"/>
          <w:lang w:val="pt-BR"/>
        </w:rPr>
        <w:t>(“Biên Bản Xác Nhận Số Lượng Hàng Hóa Theo Từng Kỳ Thanh Toán”)</w:t>
      </w:r>
      <w:r>
        <w:rPr>
          <w:rFonts w:ascii="Times New Roman" w:hAnsi="Times New Roman" w:cs="Times New Roman"/>
          <w:bCs/>
          <w:iCs/>
          <w:spacing w:val="3"/>
          <w:sz w:val="26"/>
          <w:szCs w:val="26"/>
          <w:lang w:val="pt-BR"/>
        </w:rPr>
        <w:t xml:space="preserve"> </w:t>
      </w:r>
    </w:p>
    <w:p w14:paraId="237C36B8">
      <w:pPr>
        <w:pStyle w:val="44"/>
        <w:widowControl w:val="0"/>
        <w:spacing w:after="120" w:line="276" w:lineRule="auto"/>
        <w:ind w:left="709"/>
        <w:jc w:val="both"/>
        <w:rPr>
          <w:rFonts w:ascii="Times New Roman" w:hAnsi="Times New Roman" w:cs="Times New Roman"/>
          <w:bCs/>
          <w:iCs/>
          <w:spacing w:val="3"/>
          <w:sz w:val="26"/>
          <w:szCs w:val="26"/>
          <w:lang w:val="pt-BR"/>
        </w:rPr>
      </w:pPr>
      <w:r>
        <w:rPr>
          <w:rFonts w:ascii="Times New Roman" w:hAnsi="Times New Roman" w:cs="Times New Roman"/>
          <w:bCs/>
          <w:iCs/>
          <w:spacing w:val="3"/>
          <w:sz w:val="26"/>
          <w:szCs w:val="26"/>
          <w:lang w:val="pt-BR"/>
        </w:rPr>
        <w:t xml:space="preserve">Đối với mỗi kỳ thanh toán, trong vòng 20-30 </w:t>
      </w:r>
      <w:r>
        <w:rPr>
          <w:rFonts w:ascii="Times New Roman" w:hAnsi="Times New Roman" w:cs="Times New Roman"/>
          <w:bCs/>
          <w:i/>
          <w:iCs/>
          <w:spacing w:val="3"/>
          <w:sz w:val="26"/>
          <w:szCs w:val="26"/>
          <w:lang w:val="pt-BR"/>
        </w:rPr>
        <w:t>(hai mươi đến ba mươi)</w:t>
      </w:r>
      <w:r>
        <w:rPr>
          <w:rFonts w:ascii="Times New Roman" w:hAnsi="Times New Roman" w:cs="Times New Roman"/>
          <w:bCs/>
          <w:iCs/>
          <w:spacing w:val="3"/>
          <w:sz w:val="26"/>
          <w:szCs w:val="26"/>
          <w:lang w:val="pt-BR"/>
        </w:rPr>
        <w:t xml:space="preserve"> Ngày Làm Việc kể từ ngày Bên A nhận được đầy đủ hồ sơ thanh toán của Bên B và hồ sơ thanh toán được Bên A chấp thuận, Bên A sẽ tiến hành thanh toán cho Bên B 100% </w:t>
      </w:r>
      <w:r>
        <w:rPr>
          <w:rFonts w:ascii="Times New Roman" w:hAnsi="Times New Roman" w:cs="Times New Roman"/>
          <w:bCs/>
          <w:i/>
          <w:iCs/>
          <w:spacing w:val="3"/>
          <w:sz w:val="26"/>
          <w:szCs w:val="26"/>
          <w:lang w:val="pt-BR"/>
        </w:rPr>
        <w:t>(một trăm phần trăm)</w:t>
      </w:r>
      <w:r>
        <w:rPr>
          <w:rFonts w:ascii="Times New Roman" w:hAnsi="Times New Roman" w:cs="Times New Roman"/>
          <w:bCs/>
          <w:iCs/>
          <w:spacing w:val="3"/>
          <w:sz w:val="26"/>
          <w:szCs w:val="26"/>
          <w:lang w:val="pt-BR"/>
        </w:rPr>
        <w:t xml:space="preserve"> giá trị Hàng Hóa bên B bàn giao được Bên A nghiệm thu theo Biên Bản Xác Nhận Số Lượng Hàng Hóa Theo kỳ thanh toán và trừ đi các khoản tiền sau: tiền phạt vi phạm, tiền bồi thường thiệt hại và các phải thanh toán/hoàn trả khác thuộc về nghĩa vụ của Bên B (nếu có).</w:t>
      </w:r>
    </w:p>
    <w:p w14:paraId="13340BC0">
      <w:pPr>
        <w:pStyle w:val="44"/>
        <w:widowControl w:val="0"/>
        <w:spacing w:after="120" w:line="360" w:lineRule="auto"/>
        <w:ind w:left="709"/>
        <w:jc w:val="both"/>
        <w:rPr>
          <w:rFonts w:ascii="Times New Roman" w:hAnsi="Times New Roman" w:cs="Times New Roman"/>
          <w:bCs/>
          <w:iCs/>
          <w:spacing w:val="3"/>
          <w:sz w:val="26"/>
          <w:szCs w:val="26"/>
          <w:lang w:val="pt-BR"/>
        </w:rPr>
      </w:pPr>
      <w:r>
        <w:rPr>
          <w:rFonts w:ascii="Times New Roman" w:hAnsi="Times New Roman" w:cs="Times New Roman"/>
          <w:bCs/>
          <w:iCs/>
          <w:spacing w:val="3"/>
          <w:sz w:val="26"/>
          <w:szCs w:val="26"/>
          <w:lang w:val="pt-BR"/>
        </w:rPr>
        <w:t>Hồ sơ thanh toán mỗi Kỳ Thanh Toán bao gồm:</w:t>
      </w:r>
    </w:p>
    <w:p w14:paraId="247FF0B7">
      <w:pPr>
        <w:pStyle w:val="44"/>
        <w:widowControl w:val="0"/>
        <w:numPr>
          <w:ilvl w:val="0"/>
          <w:numId w:val="11"/>
        </w:numPr>
        <w:spacing w:after="120" w:line="360" w:lineRule="auto"/>
        <w:jc w:val="both"/>
        <w:rPr>
          <w:rFonts w:ascii="Times New Roman" w:hAnsi="Times New Roman" w:cs="Times New Roman"/>
          <w:iCs/>
          <w:sz w:val="26"/>
          <w:szCs w:val="26"/>
          <w:lang w:val="pt-BR"/>
        </w:rPr>
      </w:pPr>
      <w:r>
        <w:rPr>
          <w:rFonts w:ascii="Times New Roman" w:hAnsi="Times New Roman" w:cs="Times New Roman"/>
          <w:iCs/>
          <w:sz w:val="26"/>
          <w:szCs w:val="26"/>
          <w:lang w:val="pt-BR"/>
        </w:rPr>
        <w:t xml:space="preserve">Hợp đồng đã được Các Bên ký kết (áp dụng đối với kỳ thanh toán đầu tiên): bản sao; </w:t>
      </w:r>
    </w:p>
    <w:p w14:paraId="3B42EE65">
      <w:pPr>
        <w:pStyle w:val="44"/>
        <w:widowControl w:val="0"/>
        <w:numPr>
          <w:ilvl w:val="0"/>
          <w:numId w:val="11"/>
        </w:numPr>
        <w:spacing w:after="120" w:line="360" w:lineRule="auto"/>
        <w:jc w:val="both"/>
        <w:rPr>
          <w:rFonts w:ascii="Times New Roman" w:hAnsi="Times New Roman" w:cs="Times New Roman"/>
          <w:iCs/>
          <w:sz w:val="26"/>
          <w:szCs w:val="26"/>
          <w:lang w:val="pt-BR"/>
        </w:rPr>
      </w:pPr>
      <w:r>
        <w:rPr>
          <w:rFonts w:ascii="Times New Roman" w:hAnsi="Times New Roman" w:cs="Times New Roman"/>
          <w:iCs/>
          <w:sz w:val="26"/>
          <w:szCs w:val="26"/>
          <w:lang w:val="pt-BR"/>
        </w:rPr>
        <w:t>Các Biên Bản Giao Nhận Hàng Hóa trong Kỳ Thanh Toán có xác nhận của Bên A: bản gốc;</w:t>
      </w:r>
    </w:p>
    <w:p w14:paraId="641A0FAE">
      <w:pPr>
        <w:pStyle w:val="44"/>
        <w:widowControl w:val="0"/>
        <w:numPr>
          <w:ilvl w:val="0"/>
          <w:numId w:val="11"/>
        </w:numPr>
        <w:spacing w:after="120" w:line="360" w:lineRule="auto"/>
        <w:jc w:val="both"/>
        <w:rPr>
          <w:rFonts w:ascii="Times New Roman" w:hAnsi="Times New Roman" w:cs="Times New Roman"/>
          <w:iCs/>
          <w:sz w:val="26"/>
          <w:szCs w:val="26"/>
          <w:lang w:val="pt-BR"/>
        </w:rPr>
      </w:pPr>
      <w:r>
        <w:rPr>
          <w:rFonts w:ascii="Times New Roman" w:hAnsi="Times New Roman" w:cs="Times New Roman"/>
          <w:iCs/>
          <w:sz w:val="26"/>
          <w:szCs w:val="26"/>
          <w:lang w:val="pt-BR"/>
        </w:rPr>
        <w:t>Biên Bản Xác Nhận Số Lượng Hàng Hóa Theo Từng Kỳ Thanh Toán có xác nhận của Bên A: bản gốc;</w:t>
      </w:r>
    </w:p>
    <w:p w14:paraId="713F67D3">
      <w:pPr>
        <w:pStyle w:val="44"/>
        <w:widowControl w:val="0"/>
        <w:numPr>
          <w:ilvl w:val="0"/>
          <w:numId w:val="11"/>
        </w:numPr>
        <w:spacing w:after="120" w:line="360" w:lineRule="auto"/>
        <w:jc w:val="both"/>
        <w:rPr>
          <w:rFonts w:ascii="Times New Roman" w:hAnsi="Times New Roman" w:cs="Times New Roman"/>
          <w:iCs/>
          <w:sz w:val="26"/>
          <w:szCs w:val="26"/>
          <w:lang w:val="pt-BR"/>
        </w:rPr>
      </w:pPr>
      <w:r>
        <w:rPr>
          <w:rFonts w:ascii="Times New Roman" w:hAnsi="Times New Roman" w:cs="Times New Roman"/>
          <w:iCs/>
          <w:sz w:val="26"/>
          <w:szCs w:val="26"/>
          <w:lang w:val="pt-BR"/>
        </w:rPr>
        <w:t>Giấy đề nghị thanh toán có xác nhận của Bên B: bản gốc;</w:t>
      </w:r>
    </w:p>
    <w:p w14:paraId="4D2E158D">
      <w:pPr>
        <w:pStyle w:val="44"/>
        <w:widowControl w:val="0"/>
        <w:numPr>
          <w:ilvl w:val="0"/>
          <w:numId w:val="11"/>
        </w:numPr>
        <w:spacing w:after="120" w:line="360" w:lineRule="auto"/>
        <w:jc w:val="both"/>
        <w:rPr>
          <w:rFonts w:ascii="Times New Roman" w:hAnsi="Times New Roman" w:cs="Times New Roman"/>
          <w:iCs/>
          <w:sz w:val="26"/>
          <w:szCs w:val="26"/>
          <w:lang w:val="pt-BR"/>
        </w:rPr>
      </w:pPr>
      <w:r>
        <w:rPr>
          <w:rFonts w:ascii="Times New Roman" w:hAnsi="Times New Roman" w:cs="Times New Roman"/>
          <w:iCs/>
          <w:sz w:val="26"/>
          <w:szCs w:val="26"/>
          <w:lang w:val="pt-BR"/>
        </w:rPr>
        <w:t>Bảng đối chiếu công nợ hai bên;</w:t>
      </w:r>
    </w:p>
    <w:p w14:paraId="1BCC3DA1">
      <w:pPr>
        <w:pStyle w:val="44"/>
        <w:widowControl w:val="0"/>
        <w:numPr>
          <w:ilvl w:val="0"/>
          <w:numId w:val="11"/>
        </w:numPr>
        <w:spacing w:after="120" w:line="360" w:lineRule="auto"/>
        <w:jc w:val="both"/>
        <w:rPr>
          <w:rFonts w:ascii="Times New Roman" w:hAnsi="Times New Roman" w:cs="Times New Roman"/>
          <w:iCs/>
          <w:sz w:val="26"/>
          <w:szCs w:val="26"/>
          <w:lang w:val="pt-BR"/>
        </w:rPr>
      </w:pPr>
      <w:r>
        <w:rPr>
          <w:rFonts w:ascii="Times New Roman" w:hAnsi="Times New Roman" w:cs="Times New Roman"/>
          <w:iCs/>
          <w:sz w:val="26"/>
          <w:szCs w:val="26"/>
          <w:lang w:val="pt-BR"/>
        </w:rPr>
        <w:t>Hóa đơn tài chính hợp lệ theo quy định của Bộ Tài Chính tương ứng với giá trị thanh toán của mỗi Kỳ Thanh Toán: bản gốc;</w:t>
      </w:r>
    </w:p>
    <w:p w14:paraId="64AB4405">
      <w:pPr>
        <w:pStyle w:val="44"/>
        <w:widowControl w:val="0"/>
        <w:numPr>
          <w:ilvl w:val="0"/>
          <w:numId w:val="11"/>
        </w:numPr>
        <w:spacing w:after="120" w:line="360" w:lineRule="auto"/>
        <w:jc w:val="both"/>
        <w:rPr>
          <w:rFonts w:ascii="Times New Roman" w:hAnsi="Times New Roman" w:cs="Times New Roman"/>
          <w:iCs/>
          <w:color w:val="FF0000"/>
          <w:sz w:val="26"/>
          <w:szCs w:val="26"/>
          <w:lang w:val="pt-BR"/>
        </w:rPr>
      </w:pPr>
      <w:r>
        <w:rPr>
          <w:rFonts w:ascii="Times New Roman" w:hAnsi="Times New Roman" w:cs="Times New Roman"/>
          <w:color w:val="000000"/>
          <w:sz w:val="26"/>
          <w:szCs w:val="26"/>
          <w:lang w:val="pt-BR"/>
        </w:rPr>
        <w:t xml:space="preserve">Bên A thanh toán tiền mua hàng của tháng trước vào ngày </w:t>
      </w:r>
      <w:r>
        <w:rPr>
          <w:rFonts w:ascii="Times New Roman" w:hAnsi="Times New Roman" w:cs="Times New Roman"/>
          <w:sz w:val="26"/>
          <w:szCs w:val="26"/>
          <w:lang w:val="pt-BR"/>
        </w:rPr>
        <w:t>20 (</w:t>
      </w:r>
      <w:r>
        <w:rPr>
          <w:rFonts w:ascii="Times New Roman" w:hAnsi="Times New Roman" w:cs="Times New Roman"/>
          <w:i/>
          <w:sz w:val="26"/>
          <w:szCs w:val="26"/>
          <w:lang w:val="pt-BR"/>
        </w:rPr>
        <w:t>hai mươi</w:t>
      </w:r>
      <w:r>
        <w:rPr>
          <w:rFonts w:ascii="Times New Roman" w:hAnsi="Times New Roman" w:cs="Times New Roman"/>
          <w:sz w:val="26"/>
          <w:szCs w:val="26"/>
          <w:lang w:val="pt-BR"/>
        </w:rPr>
        <w:t xml:space="preserve">) của </w:t>
      </w:r>
      <w:r>
        <w:rPr>
          <w:rFonts w:ascii="Times New Roman" w:hAnsi="Times New Roman" w:cs="Times New Roman"/>
          <w:color w:val="000000"/>
          <w:sz w:val="26"/>
          <w:szCs w:val="26"/>
          <w:lang w:val="pt-BR"/>
        </w:rPr>
        <w:t xml:space="preserve">tháng liền kề tiếp </w:t>
      </w:r>
      <w:r>
        <w:rPr>
          <w:rFonts w:ascii="Times New Roman" w:hAnsi="Times New Roman" w:cs="Times New Roman"/>
          <w:color w:val="000000" w:themeColor="text1"/>
          <w:sz w:val="26"/>
          <w:szCs w:val="26"/>
          <w:lang w:val="pt-BR"/>
          <w14:textFill>
            <w14:solidFill>
              <w14:schemeClr w14:val="tx1"/>
            </w14:solidFill>
          </w14:textFill>
        </w:rPr>
        <w:t xml:space="preserve">theo. </w:t>
      </w:r>
    </w:p>
    <w:p w14:paraId="72CF4C88">
      <w:pPr>
        <w:pStyle w:val="44"/>
        <w:widowControl w:val="0"/>
        <w:numPr>
          <w:ilvl w:val="1"/>
          <w:numId w:val="10"/>
        </w:numPr>
        <w:spacing w:after="120" w:line="264" w:lineRule="auto"/>
        <w:jc w:val="both"/>
        <w:rPr>
          <w:rFonts w:ascii="Times New Roman" w:hAnsi="Times New Roman"/>
          <w:b/>
          <w:sz w:val="26"/>
          <w:lang w:val="vi-VN"/>
        </w:rPr>
      </w:pPr>
      <w:r>
        <w:rPr>
          <w:rFonts w:ascii="Times New Roman" w:hAnsi="Times New Roman"/>
          <w:b/>
          <w:sz w:val="26"/>
          <w:lang w:val="vi-VN"/>
        </w:rPr>
        <w:t>Đồng tiền và phương thức thanh toán</w:t>
      </w:r>
    </w:p>
    <w:p w14:paraId="15B7E170">
      <w:pPr>
        <w:numPr>
          <w:ilvl w:val="1"/>
          <w:numId w:val="12"/>
        </w:numPr>
        <w:tabs>
          <w:tab w:val="left" w:pos="709"/>
        </w:tabs>
        <w:spacing w:before="120" w:after="120" w:line="264" w:lineRule="auto"/>
        <w:ind w:left="709" w:right="-1" w:hanging="709"/>
        <w:jc w:val="both"/>
        <w:rPr>
          <w:rFonts w:ascii="Times New Roman" w:hAnsi="Times New Roman" w:cs="Times New Roman"/>
          <w:sz w:val="26"/>
          <w:szCs w:val="26"/>
          <w:lang w:val="vi-VN"/>
        </w:rPr>
      </w:pPr>
      <w:r>
        <w:rPr>
          <w:rFonts w:ascii="Times New Roman" w:hAnsi="Times New Roman" w:cs="Times New Roman"/>
          <w:sz w:val="26"/>
          <w:szCs w:val="26"/>
          <w:lang w:val="vi-VN"/>
        </w:rPr>
        <w:t>Đồng tiền thanh toán: Tiền đồng Việt Nam (VND).</w:t>
      </w:r>
    </w:p>
    <w:p w14:paraId="4EBE8B42">
      <w:pPr>
        <w:numPr>
          <w:ilvl w:val="1"/>
          <w:numId w:val="12"/>
        </w:numPr>
        <w:tabs>
          <w:tab w:val="left" w:pos="709"/>
        </w:tabs>
        <w:spacing w:before="120" w:after="120" w:line="264" w:lineRule="auto"/>
        <w:ind w:left="709" w:right="-1" w:hanging="70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Việc thanh toán được thực hiện bằng chuyển khoản vào tài khoản ngân hàng của Bên B như được nêu chi tiết ở phần đầu của Hợp Đồng này. </w:t>
      </w:r>
    </w:p>
    <w:p w14:paraId="77903F11">
      <w:pPr>
        <w:pStyle w:val="48"/>
        <w:widowControl w:val="0"/>
        <w:spacing w:after="120" w:line="276" w:lineRule="auto"/>
        <w:ind w:left="720" w:hanging="720"/>
        <w:jc w:val="both"/>
        <w:rPr>
          <w:rFonts w:ascii="Times New Roman" w:hAnsi="Times New Roman" w:cs="Times New Roman"/>
          <w:caps/>
          <w:sz w:val="26"/>
          <w:szCs w:val="26"/>
          <w:lang w:val="pt-BR"/>
        </w:rPr>
      </w:pPr>
      <w:r>
        <w:rPr>
          <w:rFonts w:ascii="Times New Roman" w:hAnsi="Times New Roman" w:cs="Times New Roman"/>
          <w:sz w:val="26"/>
          <w:szCs w:val="26"/>
          <w:lang w:val="vi-VN"/>
        </w:rPr>
        <w:t xml:space="preserve">ĐIỀU 7.       BẢO </w:t>
      </w:r>
      <w:r>
        <w:rPr>
          <w:rFonts w:ascii="Times New Roman" w:hAnsi="Times New Roman" w:cs="Times New Roman"/>
          <w:caps/>
          <w:sz w:val="26"/>
          <w:szCs w:val="26"/>
          <w:lang w:val="pt-BR"/>
        </w:rPr>
        <w:t>hành</w:t>
      </w:r>
    </w:p>
    <w:p w14:paraId="5D6AE672">
      <w:pPr>
        <w:pStyle w:val="48"/>
        <w:widowControl w:val="0"/>
        <w:spacing w:after="120" w:line="276" w:lineRule="auto"/>
        <w:ind w:left="720" w:hanging="720"/>
        <w:jc w:val="both"/>
        <w:rPr>
          <w:rFonts w:ascii="Times New Roman" w:hAnsi="Times New Roman" w:cs="Times New Roman"/>
          <w:b w:val="0"/>
          <w:sz w:val="26"/>
          <w:szCs w:val="26"/>
          <w:lang w:val="vi-VN"/>
        </w:rPr>
      </w:pPr>
      <w:r>
        <w:rPr>
          <w:rFonts w:ascii="Times New Roman" w:hAnsi="Times New Roman" w:cs="Times New Roman"/>
          <w:caps/>
          <w:sz w:val="26"/>
          <w:szCs w:val="26"/>
          <w:lang w:val="pt-BR"/>
        </w:rPr>
        <w:tab/>
      </w:r>
      <w:r>
        <w:rPr>
          <w:rFonts w:ascii="Times New Roman" w:hAnsi="Times New Roman" w:cs="Times New Roman"/>
          <w:b w:val="0"/>
          <w:sz w:val="26"/>
          <w:szCs w:val="26"/>
          <w:lang w:val="vi-VN"/>
        </w:rPr>
        <w:t>Không áp dụng</w:t>
      </w:r>
    </w:p>
    <w:p w14:paraId="4D8F3EEA">
      <w:pPr>
        <w:pStyle w:val="48"/>
        <w:widowControl w:val="0"/>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ĐIỀU 8.          QUYỀN VÀ NGHĨA VỤ CỦA BÊN A</w:t>
      </w:r>
    </w:p>
    <w:p w14:paraId="0B6D726D">
      <w:pPr>
        <w:pStyle w:val="44"/>
        <w:widowControl w:val="0"/>
        <w:numPr>
          <w:ilvl w:val="1"/>
          <w:numId w:val="13"/>
        </w:numPr>
        <w:spacing w:before="120" w:after="120" w:line="264" w:lineRule="auto"/>
        <w:ind w:left="810" w:hanging="810"/>
        <w:contextualSpacing w:val="0"/>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Có quyền từ chối, không nhận Hàng Hóa nếu Hàng Hóa được giao không phù hợp với quy định tại Hợp Đồng này và/hoặc từng Đơn Đặt Hàng.</w:t>
      </w:r>
    </w:p>
    <w:p w14:paraId="00CB63CB">
      <w:pPr>
        <w:pStyle w:val="44"/>
        <w:widowControl w:val="0"/>
        <w:numPr>
          <w:ilvl w:val="1"/>
          <w:numId w:val="13"/>
        </w:numPr>
        <w:spacing w:before="120" w:after="120" w:line="264" w:lineRule="auto"/>
        <w:ind w:left="810" w:hanging="810"/>
        <w:contextualSpacing w:val="0"/>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Có quyền yêu cầu Bên B giao Hàng Hóa theo đúng tiến độ, số lượng, chất lượng, yêu cầu quy định tại Hợp Đồng này và/hoặc từng Đơn Đặt Hàng.</w:t>
      </w:r>
    </w:p>
    <w:p w14:paraId="7AE0021F">
      <w:pPr>
        <w:pStyle w:val="44"/>
        <w:widowControl w:val="0"/>
        <w:numPr>
          <w:ilvl w:val="1"/>
          <w:numId w:val="13"/>
        </w:numPr>
        <w:spacing w:before="120" w:after="120" w:line="264" w:lineRule="auto"/>
        <w:ind w:left="810" w:hanging="810"/>
        <w:contextualSpacing w:val="0"/>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Có quyền chuyển giao, chuyển nhượng một phần hoặc toàn bộ quyền và nghĩa vụ theo Hợp Đồng này và/hoặc Đơn Đặt Hàng cho Bên Thứ Ba sau khi thông báo cho Bên B.</w:t>
      </w:r>
    </w:p>
    <w:p w14:paraId="7EBE4636">
      <w:pPr>
        <w:pStyle w:val="44"/>
        <w:widowControl w:val="0"/>
        <w:numPr>
          <w:ilvl w:val="1"/>
          <w:numId w:val="13"/>
        </w:numPr>
        <w:spacing w:before="120" w:after="120" w:line="264" w:lineRule="auto"/>
        <w:ind w:left="810" w:hanging="810"/>
        <w:contextualSpacing w:val="0"/>
        <w:jc w:val="both"/>
        <w:rPr>
          <w:rFonts w:ascii="Times New Roman" w:hAnsi="Times New Roman" w:cs="Times New Roman"/>
          <w:sz w:val="26"/>
          <w:szCs w:val="26"/>
          <w:lang w:val="pt-BR"/>
        </w:rPr>
      </w:pPr>
      <w:r>
        <w:rPr>
          <w:rFonts w:ascii="Times New Roman" w:hAnsi="Times New Roman" w:cs="Times New Roman"/>
          <w:sz w:val="26"/>
          <w:szCs w:val="26"/>
          <w:lang w:val="pt-BR"/>
        </w:rPr>
        <w:t>Yêu cầu Bên B chịu phạt vi phạm theo quy định tại Hợp Đồng và bồi thường toàn bộ thiệt hại gây ra trong trường hợp Bên B vi phạm cam kết, nghĩa vụ theo Hợp Đồng này.</w:t>
      </w:r>
    </w:p>
    <w:p w14:paraId="3FA623E4">
      <w:pPr>
        <w:pStyle w:val="44"/>
        <w:widowControl w:val="0"/>
        <w:numPr>
          <w:ilvl w:val="1"/>
          <w:numId w:val="13"/>
        </w:numPr>
        <w:spacing w:before="120" w:after="120" w:line="264" w:lineRule="auto"/>
        <w:ind w:left="810" w:hanging="810"/>
        <w:contextualSpacing w:val="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Tạm dừng việc tạm ứng, thanh toán trong trường hợp Bên B vi phạm bất kỳ nghĩa vụ, cam kết nào theo Hợp Đồng này </w:t>
      </w:r>
      <w:r>
        <w:rPr>
          <w:rFonts w:ascii="Times New Roman" w:hAnsi="Times New Roman" w:cs="Times New Roman"/>
          <w:color w:val="000000" w:themeColor="text1"/>
          <w:sz w:val="26"/>
          <w:szCs w:val="26"/>
          <w:lang w:val="pt-BR"/>
          <w14:textFill>
            <w14:solidFill>
              <w14:schemeClr w14:val="tx1"/>
            </w14:solidFill>
          </w14:textFill>
        </w:rPr>
        <w:t>và/hoặc Đơn Đặt Hàng</w:t>
      </w:r>
      <w:r>
        <w:rPr>
          <w:rFonts w:ascii="Times New Roman" w:hAnsi="Times New Roman" w:cs="Times New Roman"/>
          <w:sz w:val="26"/>
          <w:szCs w:val="26"/>
          <w:lang w:val="pt-BR"/>
        </w:rPr>
        <w:t xml:space="preserve"> cho đến khi các vi phạm được Bên B khắc phục và được Bên A chấp thuận.</w:t>
      </w:r>
    </w:p>
    <w:p w14:paraId="15C00BF6">
      <w:pPr>
        <w:pStyle w:val="44"/>
        <w:widowControl w:val="0"/>
        <w:numPr>
          <w:ilvl w:val="1"/>
          <w:numId w:val="13"/>
        </w:numPr>
        <w:spacing w:before="120" w:after="120" w:line="264" w:lineRule="auto"/>
        <w:ind w:left="810" w:hanging="810"/>
        <w:contextualSpacing w:val="0"/>
        <w:jc w:val="both"/>
        <w:rPr>
          <w:rFonts w:ascii="Times New Roman" w:hAnsi="Times New Roman" w:cs="Times New Roman"/>
          <w:sz w:val="26"/>
          <w:szCs w:val="26"/>
          <w:lang w:val="pt-BR"/>
        </w:rPr>
      </w:pPr>
      <w:r>
        <w:rPr>
          <w:rFonts w:ascii="Times New Roman" w:hAnsi="Times New Roman" w:cs="Times New Roman"/>
          <w:sz w:val="26"/>
          <w:szCs w:val="26"/>
          <w:lang w:val="pt-BR"/>
        </w:rPr>
        <w:t>Tạo mọi điều kiện thuận lợi cho Bên B trong quá trình triển khai thực hiện bàn giao Hàng Hoá.</w:t>
      </w:r>
    </w:p>
    <w:p w14:paraId="03978C1A">
      <w:pPr>
        <w:pStyle w:val="44"/>
        <w:widowControl w:val="0"/>
        <w:numPr>
          <w:ilvl w:val="1"/>
          <w:numId w:val="13"/>
        </w:numPr>
        <w:spacing w:before="120" w:after="120" w:line="264" w:lineRule="auto"/>
        <w:ind w:left="810" w:hanging="810"/>
        <w:contextualSpacing w:val="0"/>
        <w:jc w:val="both"/>
        <w:rPr>
          <w:rFonts w:ascii="Times New Roman" w:hAnsi="Times New Roman" w:cs="Times New Roman"/>
          <w:sz w:val="26"/>
          <w:szCs w:val="26"/>
          <w:lang w:val="pt-BR"/>
        </w:rPr>
      </w:pPr>
      <w:r>
        <w:rPr>
          <w:rFonts w:ascii="Times New Roman" w:hAnsi="Times New Roman" w:cs="Times New Roman"/>
          <w:sz w:val="26"/>
          <w:szCs w:val="26"/>
          <w:lang w:val="pt-BR"/>
        </w:rPr>
        <w:t>Cử đại diện nhận Hàng Hóa, kiểm tra số lượng và chất lượng Hàng Hóa và ký Biên Bản Giao Nhận Hàng Hóa sau khi kiểm tra đạt yêu cầu.</w:t>
      </w:r>
    </w:p>
    <w:p w14:paraId="4D5CA768">
      <w:pPr>
        <w:pStyle w:val="44"/>
        <w:widowControl w:val="0"/>
        <w:numPr>
          <w:ilvl w:val="1"/>
          <w:numId w:val="13"/>
        </w:numPr>
        <w:spacing w:before="120" w:after="120" w:line="264" w:lineRule="auto"/>
        <w:ind w:left="810" w:hanging="810"/>
        <w:contextualSpacing w:val="0"/>
        <w:jc w:val="both"/>
        <w:rPr>
          <w:rFonts w:ascii="Times New Roman" w:hAnsi="Times New Roman" w:cs="Times New Roman"/>
          <w:sz w:val="26"/>
          <w:szCs w:val="26"/>
          <w:lang w:val="pt-BR"/>
        </w:rPr>
      </w:pPr>
      <w:r>
        <w:rPr>
          <w:rFonts w:ascii="Times New Roman" w:hAnsi="Times New Roman" w:cs="Times New Roman"/>
          <w:sz w:val="26"/>
          <w:szCs w:val="26"/>
          <w:lang w:val="pt-BR"/>
        </w:rPr>
        <w:t>Có trách nhiệm thanh toán đúng hạn, đầy đủ cho Bên B theo quy định tại Hợp Đồng này và/hoặc Đơn Đặt Hàng.</w:t>
      </w:r>
    </w:p>
    <w:p w14:paraId="04AFEF55">
      <w:pPr>
        <w:pStyle w:val="44"/>
        <w:widowControl w:val="0"/>
        <w:numPr>
          <w:ilvl w:val="1"/>
          <w:numId w:val="13"/>
        </w:numPr>
        <w:spacing w:before="120" w:after="120" w:line="264" w:lineRule="auto"/>
        <w:ind w:left="810" w:hanging="810"/>
        <w:contextualSpacing w:val="0"/>
        <w:jc w:val="both"/>
        <w:rPr>
          <w:rFonts w:ascii="Times New Roman" w:hAnsi="Times New Roman" w:cs="Times New Roman"/>
          <w:sz w:val="26"/>
          <w:szCs w:val="26"/>
          <w:lang w:val="pt-BR"/>
        </w:rPr>
      </w:pPr>
      <w:r>
        <w:rPr>
          <w:rFonts w:ascii="Times New Roman" w:hAnsi="Times New Roman" w:cs="Times New Roman"/>
          <w:sz w:val="26"/>
          <w:szCs w:val="26"/>
          <w:lang w:val="pt-BR"/>
        </w:rPr>
        <w:t>Đơn phương chấm dứt Hợp Đồng khi Bên B vi phạm nghĩa vụ tại Hợp Đồng này.</w:t>
      </w:r>
    </w:p>
    <w:p w14:paraId="3CE9CCE9">
      <w:pPr>
        <w:pStyle w:val="44"/>
        <w:widowControl w:val="0"/>
        <w:numPr>
          <w:ilvl w:val="1"/>
          <w:numId w:val="13"/>
        </w:numPr>
        <w:spacing w:before="120" w:after="120" w:line="264" w:lineRule="auto"/>
        <w:ind w:left="810" w:hanging="810"/>
        <w:contextualSpacing w:val="0"/>
        <w:jc w:val="both"/>
        <w:rPr>
          <w:rFonts w:ascii="Times New Roman" w:hAnsi="Times New Roman" w:cs="Times New Roman"/>
          <w:sz w:val="26"/>
          <w:szCs w:val="26"/>
          <w:lang w:val="pt-BR"/>
        </w:rPr>
      </w:pPr>
      <w:r>
        <w:rPr>
          <w:rFonts w:ascii="Times New Roman" w:hAnsi="Times New Roman" w:cs="Times New Roman"/>
          <w:sz w:val="26"/>
          <w:szCs w:val="26"/>
          <w:lang w:val="pt-BR"/>
        </w:rPr>
        <w:t>Yêu cầu Bên B cung cấp các tài liệu, văn bản như nêu tại Điều 9.1 của Hợp Đồng này khi thấy cần thiết.</w:t>
      </w:r>
    </w:p>
    <w:p w14:paraId="0F278316">
      <w:pPr>
        <w:pStyle w:val="44"/>
        <w:widowControl w:val="0"/>
        <w:numPr>
          <w:ilvl w:val="1"/>
          <w:numId w:val="13"/>
        </w:numPr>
        <w:spacing w:before="120" w:after="120" w:line="264" w:lineRule="auto"/>
        <w:ind w:left="810" w:hanging="810"/>
        <w:contextualSpacing w:val="0"/>
        <w:jc w:val="both"/>
        <w:rPr>
          <w:rFonts w:ascii="Times New Roman" w:hAnsi="Times New Roman" w:cs="Times New Roman"/>
          <w:sz w:val="26"/>
          <w:szCs w:val="26"/>
          <w:lang w:val="pt-BR"/>
        </w:rPr>
      </w:pPr>
      <w:r>
        <w:rPr>
          <w:rFonts w:ascii="Times New Roman" w:hAnsi="Times New Roman" w:cs="Times New Roman"/>
          <w:sz w:val="26"/>
          <w:szCs w:val="26"/>
          <w:lang w:val="pt-BR"/>
        </w:rPr>
        <w:t>Các quyền và nghĩa vụ khác theo quy định của Hợp Đồng này, Đơn Đặt Hàng và quy định pháp luật.</w:t>
      </w:r>
    </w:p>
    <w:p w14:paraId="79DC9EEE">
      <w:pPr>
        <w:pStyle w:val="48"/>
        <w:widowControl w:val="0"/>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ĐIỀU 9.          QUYỀN VÀ NGHĨA VỤ CỦA BÊN B</w:t>
      </w:r>
    </w:p>
    <w:p w14:paraId="176C1516">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bCs/>
          <w:sz w:val="26"/>
          <w:szCs w:val="26"/>
          <w:lang w:val="pt-BR"/>
        </w:rPr>
        <w:t>Đ</w:t>
      </w:r>
      <w:r>
        <w:rPr>
          <w:rFonts w:ascii="Times New Roman" w:hAnsi="Times New Roman" w:cs="Times New Roman"/>
          <w:sz w:val="26"/>
          <w:szCs w:val="26"/>
          <w:lang w:val="pt-BR"/>
        </w:rPr>
        <w:t xml:space="preserve">ảm bảo đáp ứng đầy đủ các </w:t>
      </w:r>
      <w:r>
        <w:rPr>
          <w:rFonts w:ascii="Times New Roman" w:hAnsi="Times New Roman" w:cs="Times New Roman"/>
          <w:bCs/>
          <w:sz w:val="26"/>
          <w:szCs w:val="26"/>
          <w:lang w:val="pt-BR"/>
        </w:rPr>
        <w:t xml:space="preserve">điều kiện, năng lực, ngành nghề kinh doanh, giấy phép/chứng chỉ cần thiết theo quy định </w:t>
      </w:r>
      <w:r>
        <w:rPr>
          <w:rFonts w:ascii="Times New Roman" w:hAnsi="Times New Roman" w:cs="Times New Roman"/>
          <w:sz w:val="26"/>
          <w:szCs w:val="26"/>
          <w:lang w:val="pt-BR"/>
        </w:rPr>
        <w:t xml:space="preserve">của pháp luật và có đủ chấp thuận/phê duyệt nội bộ cần thiết theo quy định nội bộ của Bên B để cung cấp Hàng Hoá cho Bên A theo </w:t>
      </w:r>
      <w:r>
        <w:rPr>
          <w:rFonts w:ascii="Times New Roman" w:hAnsi="Times New Roman" w:cs="Times New Roman"/>
          <w:bCs/>
          <w:sz w:val="26"/>
          <w:szCs w:val="26"/>
          <w:lang w:val="pt-BR"/>
        </w:rPr>
        <w:t>Hợp Đồng này và/hoặc các Đơn Đặt Hàng.</w:t>
      </w:r>
    </w:p>
    <w:p w14:paraId="1FCA1CA7">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sz w:val="26"/>
          <w:szCs w:val="26"/>
          <w:lang w:val="pt-BR"/>
        </w:rPr>
        <w:t xml:space="preserve">Cung cấp kịp thời, đúng, đủ số lượng, chất lượng Hàng Hóa và giao Hàng Hóa theo đúng tiến độ, địa điểm quy định tại Hợp Đồng này và/hoặc từng Đơn Đặt Hàng. </w:t>
      </w:r>
    </w:p>
    <w:p w14:paraId="56B2BCB3">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bCs/>
          <w:sz w:val="26"/>
          <w:szCs w:val="26"/>
          <w:lang w:val="pt-BR"/>
        </w:rPr>
        <w:t>Cam kết cung cấp những chỉ dẫn cần thiết và hỗ trợ cho Bên A để bảo quản Hàng Hoá tốt nhất.</w:t>
      </w:r>
    </w:p>
    <w:p w14:paraId="27BA06D0">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sz w:val="26"/>
          <w:szCs w:val="26"/>
          <w:lang w:val="pt-BR"/>
        </w:rPr>
        <w:t>Bằng chi phí của mình, tự chịu trách nhiệm bảo quản, giữ gìn an toàn, an ninh Hàng Hóa cho đến thời điểm Hai Bên ký nhận Biên Bản Giao Nhận Hàng Hóa theo quy định tại Hợp Đồng.</w:t>
      </w:r>
    </w:p>
    <w:p w14:paraId="043AE942">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sz w:val="26"/>
          <w:szCs w:val="26"/>
          <w:lang w:val="pt-BR"/>
        </w:rPr>
        <w:t>Được thanh toán theo đúng hình thức và thời hạn thanh toán quy định tại Hợp Đồng này và/hoặc từng Đơn Đặt Hàng.</w:t>
      </w:r>
    </w:p>
    <w:p w14:paraId="63133ABA">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sz w:val="26"/>
          <w:szCs w:val="26"/>
          <w:lang w:val="pt-BR"/>
        </w:rPr>
        <w:t>Theo yêu cầu của Bên A, bằng chi phí của mình, có trách nhiệm thay thế/sửa chữa/đổi lại toàn bộ số Hàng Hóa không đạt yêu cầu về chất lượng, chủng loại, quy cách theo quy định của Hợp Đồng này và/hoặc từng Đơn Đặt Hàng.</w:t>
      </w:r>
    </w:p>
    <w:p w14:paraId="60A6743E">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bCs/>
          <w:sz w:val="26"/>
          <w:szCs w:val="26"/>
          <w:lang w:val="pt-BR"/>
        </w:rPr>
        <w:t xml:space="preserve">Bên B không được bán hàng hóa vi phạm quyền sở hữu trí tuệ. Bên B phải chịu trách nhiệm trong trường hợp có tranh chấp liên quan đến quyền sở hữu trí tuệ đối với Hàng Hóa cung cấp cho Bên A. </w:t>
      </w:r>
    </w:p>
    <w:p w14:paraId="06FC95C2">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bCs/>
          <w:sz w:val="26"/>
          <w:szCs w:val="26"/>
          <w:lang w:val="pt-BR"/>
        </w:rPr>
        <w:t xml:space="preserve">Bên B chịu rủi ro về mất mát hoặc hư hỏng và/hoặc những tổn hại khác đối với Hàng Hóa cung cấp cho Bên A trong quá trình vận chuyển và trước khi Các Bên ký </w:t>
      </w:r>
      <w:r>
        <w:rPr>
          <w:rFonts w:ascii="Times New Roman" w:hAnsi="Times New Roman" w:cs="Times New Roman"/>
          <w:sz w:val="26"/>
          <w:szCs w:val="26"/>
          <w:lang w:val="pt-BR"/>
        </w:rPr>
        <w:t>Biên Bản Giao Nhận Hàng Hóa.</w:t>
      </w:r>
    </w:p>
    <w:p w14:paraId="49C92477">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bCs/>
          <w:sz w:val="26"/>
          <w:szCs w:val="26"/>
          <w:lang w:val="pt-BR"/>
        </w:rPr>
        <w:t>Đảm bảo quyền sở hữu hợp pháp đối với Hàng Hóa cung cấp cho Bên A theo Hợp Đồng và từng Đơn Đặt Hàng. Hàng Hóa hiện</w:t>
      </w:r>
      <w:r>
        <w:rPr>
          <w:rFonts w:ascii="Times New Roman" w:hAnsi="Times New Roman" w:cs="Times New Roman"/>
          <w:sz w:val="26"/>
          <w:szCs w:val="26"/>
          <w:lang w:val="pt-BR"/>
        </w:rPr>
        <w:t xml:space="preserve"> không là đối tượng của bất kỳ biện pháp cầm cố, thế chấp hay biện pháp bảo đảm khác nào, không là đối tượng của bất kỳ tranh chấp nào làm ảnh hưởng đến quyền của Bên B trong việc cung cấp Hàng Hóa cho Bên A theo Hợp Đồng này và từng Đơn Đặt Hàng. </w:t>
      </w:r>
      <w:r>
        <w:rPr>
          <w:rFonts w:ascii="Times New Roman" w:hAnsi="Times New Roman" w:cs="Times New Roman"/>
          <w:bCs/>
          <w:sz w:val="26"/>
          <w:szCs w:val="26"/>
          <w:lang w:val="pt-BR"/>
        </w:rPr>
        <w:t xml:space="preserve">Trong trường hợp Hàng Hóa bị xử lý bởi cơ quan Nhà nước có thẩm quyền; hoặc bị tranh chấp bởi Bên Thứ Ba; hoặc do lỗi của Bên B dẫn đến việc Bên A không thể quản lý, vận hành, khai thác, sử dụng được Hàng Hóa đúng với tính chất, chức năng, công dụng của Hàng Hóa thì Bên A có quyền yêu cầu Bên B thực hiện một hoặc một số hoặc tất cả các biện pháp sau: </w:t>
      </w:r>
    </w:p>
    <w:p w14:paraId="4488D55A">
      <w:pPr>
        <w:pStyle w:val="44"/>
        <w:numPr>
          <w:ilvl w:val="1"/>
          <w:numId w:val="15"/>
        </w:numPr>
        <w:tabs>
          <w:tab w:val="left" w:pos="0"/>
        </w:tabs>
        <w:spacing w:before="120" w:after="120" w:line="264" w:lineRule="auto"/>
        <w:ind w:left="709"/>
        <w:contextualSpacing w:val="0"/>
        <w:jc w:val="both"/>
        <w:rPr>
          <w:rFonts w:ascii="Times New Roman" w:hAnsi="Times New Roman" w:cs="Times New Roman"/>
          <w:bCs/>
          <w:sz w:val="26"/>
          <w:szCs w:val="26"/>
          <w:lang w:val="pt-BR"/>
        </w:rPr>
      </w:pPr>
      <w:r>
        <w:rPr>
          <w:rFonts w:ascii="Times New Roman" w:hAnsi="Times New Roman" w:cs="Times New Roman"/>
          <w:sz w:val="26"/>
          <w:szCs w:val="26"/>
          <w:lang w:val="pt-BR"/>
        </w:rPr>
        <w:t xml:space="preserve">Bên B </w:t>
      </w:r>
      <w:r>
        <w:rPr>
          <w:rFonts w:ascii="Times New Roman" w:hAnsi="Times New Roman" w:cs="Times New Roman"/>
          <w:bCs/>
          <w:sz w:val="26"/>
          <w:szCs w:val="26"/>
          <w:lang w:val="pt-BR"/>
        </w:rPr>
        <w:t>phải đổi</w:t>
      </w:r>
      <w:r>
        <w:rPr>
          <w:rFonts w:ascii="Times New Roman" w:hAnsi="Times New Roman" w:cs="Times New Roman"/>
          <w:sz w:val="26"/>
          <w:szCs w:val="26"/>
          <w:lang w:val="pt-BR"/>
        </w:rPr>
        <w:t xml:space="preserve"> Hàng Hóa </w:t>
      </w:r>
      <w:r>
        <w:rPr>
          <w:rFonts w:ascii="Times New Roman" w:hAnsi="Times New Roman" w:cs="Times New Roman"/>
          <w:bCs/>
          <w:sz w:val="26"/>
          <w:szCs w:val="26"/>
          <w:lang w:val="pt-BR"/>
        </w:rPr>
        <w:t>khác tương đương cho Bên A và Hàng Hóa này phải được Bên A chấp nhận.</w:t>
      </w:r>
    </w:p>
    <w:p w14:paraId="506DBBA8">
      <w:pPr>
        <w:pStyle w:val="44"/>
        <w:numPr>
          <w:ilvl w:val="1"/>
          <w:numId w:val="15"/>
        </w:numPr>
        <w:tabs>
          <w:tab w:val="left" w:pos="0"/>
        </w:tabs>
        <w:spacing w:before="120" w:after="120" w:line="264" w:lineRule="auto"/>
        <w:ind w:left="709"/>
        <w:contextualSpacing w:val="0"/>
        <w:jc w:val="both"/>
        <w:rPr>
          <w:rFonts w:ascii="Times New Roman" w:hAnsi="Times New Roman" w:cs="Times New Roman"/>
          <w:bCs/>
          <w:sz w:val="26"/>
          <w:szCs w:val="26"/>
          <w:lang w:val="pt-BR"/>
        </w:rPr>
      </w:pPr>
      <w:r>
        <w:rPr>
          <w:rFonts w:ascii="Times New Roman" w:hAnsi="Times New Roman" w:cs="Times New Roman"/>
          <w:bCs/>
          <w:sz w:val="26"/>
          <w:szCs w:val="26"/>
          <w:lang w:val="pt-BR"/>
        </w:rPr>
        <w:t>Bên B phải bồi thường cho Bên A một khoản tiền bằng với giá trị Hàng Hóa mới tương đương tại thời</w:t>
      </w:r>
      <w:r>
        <w:rPr>
          <w:rFonts w:ascii="Times New Roman" w:hAnsi="Times New Roman" w:cs="Times New Roman"/>
          <w:sz w:val="26"/>
          <w:szCs w:val="26"/>
          <w:lang w:val="pt-BR"/>
        </w:rPr>
        <w:t xml:space="preserve"> điểm </w:t>
      </w:r>
      <w:r>
        <w:rPr>
          <w:rFonts w:ascii="Times New Roman" w:hAnsi="Times New Roman" w:cs="Times New Roman"/>
          <w:bCs/>
          <w:sz w:val="26"/>
          <w:szCs w:val="26"/>
          <w:lang w:val="pt-BR"/>
        </w:rPr>
        <w:t>vi phạm xảy ra trong thời hạn Bên A yêu cầu.</w:t>
      </w:r>
    </w:p>
    <w:p w14:paraId="1CC4ED55">
      <w:pPr>
        <w:pStyle w:val="44"/>
        <w:numPr>
          <w:ilvl w:val="1"/>
          <w:numId w:val="15"/>
        </w:numPr>
        <w:tabs>
          <w:tab w:val="left" w:pos="0"/>
        </w:tabs>
        <w:spacing w:before="120" w:after="120" w:line="264" w:lineRule="auto"/>
        <w:ind w:left="709"/>
        <w:contextualSpacing w:val="0"/>
        <w:jc w:val="both"/>
        <w:rPr>
          <w:rFonts w:ascii="Times New Roman" w:hAnsi="Times New Roman" w:cs="Times New Roman"/>
          <w:bCs/>
          <w:sz w:val="26"/>
          <w:szCs w:val="26"/>
          <w:lang w:val="pt-BR"/>
        </w:rPr>
      </w:pPr>
      <w:r>
        <w:rPr>
          <w:rFonts w:ascii="Times New Roman" w:hAnsi="Times New Roman" w:cs="Times New Roman"/>
          <w:bCs/>
          <w:sz w:val="26"/>
          <w:szCs w:val="26"/>
          <w:lang w:val="pt-BR"/>
        </w:rPr>
        <w:t>Bên B phải chịu phạt vi phạm theo quy định của Hợp Đồng này.</w:t>
      </w:r>
    </w:p>
    <w:p w14:paraId="49D18C6D">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sz w:val="26"/>
          <w:szCs w:val="26"/>
          <w:lang w:val="vi-VN"/>
        </w:rPr>
        <w:t xml:space="preserve">Trong trường hợp do quá trình vận chuyển </w:t>
      </w:r>
      <w:r>
        <w:rPr>
          <w:rFonts w:ascii="Times New Roman" w:hAnsi="Times New Roman" w:cs="Times New Roman"/>
          <w:sz w:val="26"/>
          <w:szCs w:val="26"/>
          <w:lang w:val="pt-BR"/>
        </w:rPr>
        <w:t>H</w:t>
      </w:r>
      <w:r>
        <w:rPr>
          <w:rFonts w:ascii="Times New Roman" w:hAnsi="Times New Roman" w:cs="Times New Roman"/>
          <w:sz w:val="26"/>
          <w:szCs w:val="26"/>
          <w:lang w:val="vi-VN"/>
        </w:rPr>
        <w:t xml:space="preserve">àng </w:t>
      </w:r>
      <w:r>
        <w:rPr>
          <w:rFonts w:ascii="Times New Roman" w:hAnsi="Times New Roman" w:cs="Times New Roman"/>
          <w:sz w:val="26"/>
          <w:szCs w:val="26"/>
          <w:lang w:val="pt-BR"/>
        </w:rPr>
        <w:t>H</w:t>
      </w:r>
      <w:r>
        <w:rPr>
          <w:rFonts w:ascii="Times New Roman" w:hAnsi="Times New Roman" w:cs="Times New Roman"/>
          <w:sz w:val="26"/>
          <w:szCs w:val="26"/>
          <w:lang w:val="vi-VN"/>
        </w:rPr>
        <w:t xml:space="preserve">óa mà một phần </w:t>
      </w:r>
      <w:r>
        <w:rPr>
          <w:rFonts w:ascii="Times New Roman" w:hAnsi="Times New Roman" w:cs="Times New Roman"/>
          <w:sz w:val="26"/>
          <w:szCs w:val="26"/>
          <w:lang w:val="pt-BR"/>
        </w:rPr>
        <w:t>H</w:t>
      </w:r>
      <w:r>
        <w:rPr>
          <w:rFonts w:ascii="Times New Roman" w:hAnsi="Times New Roman" w:cs="Times New Roman"/>
          <w:sz w:val="26"/>
          <w:szCs w:val="26"/>
          <w:lang w:val="vi-VN"/>
        </w:rPr>
        <w:t>àng</w:t>
      </w:r>
      <w:r>
        <w:rPr>
          <w:rFonts w:ascii="Times New Roman" w:hAnsi="Times New Roman" w:cs="Times New Roman"/>
          <w:sz w:val="26"/>
          <w:szCs w:val="26"/>
          <w:lang w:val="pt-BR"/>
        </w:rPr>
        <w:t xml:space="preserve"> Hoá</w:t>
      </w:r>
      <w:r>
        <w:rPr>
          <w:rFonts w:ascii="Times New Roman" w:hAnsi="Times New Roman" w:cs="Times New Roman"/>
          <w:sz w:val="26"/>
          <w:szCs w:val="26"/>
          <w:lang w:val="vi-VN"/>
        </w:rPr>
        <w:t xml:space="preserve"> bị </w:t>
      </w:r>
      <w:r>
        <w:rPr>
          <w:rFonts w:ascii="Times New Roman" w:hAnsi="Times New Roman" w:cs="Times New Roman"/>
          <w:sz w:val="26"/>
          <w:szCs w:val="26"/>
          <w:lang w:val="pt-BR"/>
        </w:rPr>
        <w:t xml:space="preserve">hư </w:t>
      </w:r>
      <w:r>
        <w:rPr>
          <w:rFonts w:ascii="Times New Roman" w:hAnsi="Times New Roman" w:cs="Times New Roman"/>
          <w:sz w:val="26"/>
          <w:szCs w:val="26"/>
          <w:lang w:val="vi-VN"/>
        </w:rPr>
        <w:t>hỏng</w:t>
      </w:r>
      <w:r>
        <w:rPr>
          <w:rFonts w:ascii="Times New Roman" w:hAnsi="Times New Roman" w:cs="Times New Roman"/>
          <w:sz w:val="26"/>
          <w:szCs w:val="26"/>
          <w:lang w:val="pt-BR"/>
        </w:rPr>
        <w:t xml:space="preserve">/bị lỗi </w:t>
      </w:r>
      <w:r>
        <w:rPr>
          <w:rFonts w:ascii="Times New Roman" w:hAnsi="Times New Roman" w:cs="Times New Roman"/>
          <w:bCs/>
          <w:sz w:val="26"/>
          <w:szCs w:val="26"/>
          <w:lang w:val="pt-BR"/>
        </w:rPr>
        <w:t>(“</w:t>
      </w:r>
      <w:r>
        <w:rPr>
          <w:rFonts w:ascii="Times New Roman" w:hAnsi="Times New Roman" w:cs="Times New Roman"/>
          <w:b/>
          <w:bCs/>
          <w:sz w:val="26"/>
          <w:szCs w:val="26"/>
          <w:lang w:val="pt-BR"/>
        </w:rPr>
        <w:t>Hàng Bị Lỗi</w:t>
      </w:r>
      <w:r>
        <w:rPr>
          <w:rFonts w:ascii="Times New Roman" w:hAnsi="Times New Roman" w:cs="Times New Roman"/>
          <w:bCs/>
          <w:sz w:val="26"/>
          <w:szCs w:val="26"/>
          <w:lang w:val="pt-BR"/>
        </w:rPr>
        <w:t>”)</w:t>
      </w:r>
      <w:r>
        <w:rPr>
          <w:rFonts w:ascii="Times New Roman" w:hAnsi="Times New Roman" w:cs="Times New Roman"/>
          <w:sz w:val="26"/>
          <w:szCs w:val="26"/>
          <w:lang w:val="vi-VN"/>
        </w:rPr>
        <w:t xml:space="preserve"> thì Bên </w:t>
      </w:r>
      <w:r>
        <w:rPr>
          <w:rFonts w:ascii="Times New Roman" w:hAnsi="Times New Roman" w:cs="Times New Roman"/>
          <w:sz w:val="26"/>
          <w:szCs w:val="26"/>
          <w:lang w:val="pt-BR"/>
        </w:rPr>
        <w:t>B</w:t>
      </w:r>
      <w:r>
        <w:rPr>
          <w:rFonts w:ascii="Times New Roman" w:hAnsi="Times New Roman" w:cs="Times New Roman"/>
          <w:sz w:val="26"/>
          <w:szCs w:val="26"/>
          <w:lang w:val="vi-VN"/>
        </w:rPr>
        <w:t xml:space="preserve"> sẽ thay mới hoàn toàn phần </w:t>
      </w:r>
      <w:r>
        <w:rPr>
          <w:rFonts w:ascii="Times New Roman" w:hAnsi="Times New Roman" w:cs="Times New Roman"/>
          <w:sz w:val="26"/>
          <w:szCs w:val="26"/>
          <w:lang w:val="pt-BR"/>
        </w:rPr>
        <w:t>H</w:t>
      </w:r>
      <w:r>
        <w:rPr>
          <w:rFonts w:ascii="Times New Roman" w:hAnsi="Times New Roman" w:cs="Times New Roman"/>
          <w:sz w:val="26"/>
          <w:szCs w:val="26"/>
          <w:lang w:val="vi-VN"/>
        </w:rPr>
        <w:t>àng</w:t>
      </w:r>
      <w:r>
        <w:rPr>
          <w:rFonts w:ascii="Times New Roman" w:hAnsi="Times New Roman" w:cs="Times New Roman"/>
          <w:sz w:val="26"/>
          <w:szCs w:val="26"/>
          <w:lang w:val="pt-BR"/>
        </w:rPr>
        <w:t xml:space="preserve"> Bị</w:t>
      </w:r>
      <w:r>
        <w:rPr>
          <w:rFonts w:ascii="Times New Roman" w:hAnsi="Times New Roman" w:cs="Times New Roman"/>
          <w:sz w:val="26"/>
          <w:szCs w:val="26"/>
          <w:lang w:val="vi-VN"/>
        </w:rPr>
        <w:t xml:space="preserve"> </w:t>
      </w:r>
      <w:r>
        <w:rPr>
          <w:rFonts w:ascii="Times New Roman" w:hAnsi="Times New Roman" w:cs="Times New Roman"/>
          <w:sz w:val="26"/>
          <w:szCs w:val="26"/>
          <w:lang w:val="pt-BR"/>
        </w:rPr>
        <w:t>L</w:t>
      </w:r>
      <w:r>
        <w:rPr>
          <w:rFonts w:ascii="Times New Roman" w:hAnsi="Times New Roman" w:cs="Times New Roman"/>
          <w:sz w:val="26"/>
          <w:szCs w:val="26"/>
          <w:lang w:val="vi-VN"/>
        </w:rPr>
        <w:t>ỗi đó cho Bên</w:t>
      </w:r>
      <w:r>
        <w:rPr>
          <w:rFonts w:ascii="Times New Roman" w:hAnsi="Times New Roman" w:cs="Times New Roman"/>
          <w:sz w:val="26"/>
          <w:szCs w:val="26"/>
          <w:lang w:val="pt-BR"/>
        </w:rPr>
        <w:t xml:space="preserve"> A trong thời hạn Bên A yêu cầu. Mọi chi phí phát sinh do đổi Hàng Bị Lỗi do Bên B chịu</w:t>
      </w:r>
      <w:r>
        <w:rPr>
          <w:rFonts w:ascii="Times New Roman" w:hAnsi="Times New Roman" w:cs="Times New Roman"/>
          <w:sz w:val="26"/>
          <w:szCs w:val="26"/>
          <w:lang w:val="vi-VN"/>
        </w:rPr>
        <w:t>.</w:t>
      </w:r>
    </w:p>
    <w:p w14:paraId="53800B98">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sz w:val="26"/>
          <w:lang w:val="pt-BR"/>
        </w:rPr>
        <w:t>Bồi thường toàn bộ thiệt hại trong trường hợp Bên B vi phạm các cam kết, nghĩa vụ theo quy định tại Hợp Đồng này và/hoặc từng Đơn Đặt Hàng.</w:t>
      </w:r>
    </w:p>
    <w:p w14:paraId="11234B28">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sz w:val="26"/>
          <w:lang w:val="pt-BR"/>
        </w:rPr>
        <w:t xml:space="preserve">Bên B chịu hoàn toàn trách nhiệm về nguồn gốc xuất xứ, chất lượng, nhãn Hàng Hoá do Bên B cung cấp và có giấy tờ chứng minh đầy đủ đồng thời có trách nhiệm cung cấp chứng từ chứng minh theo yêu cầu của Bên A hoặc cơ quan Nhà nước có thẩm quyền (nếu có). </w:t>
      </w:r>
    </w:p>
    <w:p w14:paraId="6703FC2B">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sz w:val="26"/>
          <w:lang w:val="pt-BR"/>
        </w:rPr>
        <w:t>Tuân thủ chặt chẽ các quy định về vệ sinh an toàn thực phẩm, cung cấp đầy đủ cho Bên A các văn bản hợp pháp, có hiệu lực xác nhận nguồn gốc, tiêu chuẩn chất lượng và các yêu cầu khác liên quan đến Hàng Hóa, tương ứng với từng thời điểm giao Hàng Hóa khi bên A có yêu cầu nếu có.</w:t>
      </w:r>
    </w:p>
    <w:p w14:paraId="19FA3187">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sz w:val="26"/>
          <w:lang w:val="pt-BR"/>
        </w:rPr>
        <w:t xml:space="preserve">Đảm bảo vệ sinh, an toàn thực phẩm, nguyên liệu và chịu trách nhiệm với Bên A và/hoặc Bên Thứ Ba nếu có trường hợp xảy ra ngộ độc thực phẩm mà kết quả được xác định là do sử dụng Hàng Hóa của Bên B và/hoặc nếu Hàng Hóa do Bên B cung cấp không đảm bảo vệ sinh an toàn thực phẩm làm ảnh hưởng đến tính mạng, sức khỏe của Bên A và/hoặc Bên Thứ Ba thì Bên B chịu trách nhiệm bồi thường toàn bộ thiệt hại gây ra. </w:t>
      </w:r>
    </w:p>
    <w:p w14:paraId="677A2C32">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sz w:val="26"/>
          <w:lang w:val="pt-BR"/>
        </w:rPr>
        <w:t>Cung cấp hàng mẫu (bằng hiện vật và hình ảnh) kèm theo quy cách Hàng Hóa, tên Hàng Hóa, Đơn Giá Hàng Hóa theo yêu cầu của Bên A.</w:t>
      </w:r>
    </w:p>
    <w:p w14:paraId="52C11EC0">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sz w:val="26"/>
          <w:lang w:val="pt-BR"/>
        </w:rPr>
        <w:t>Bên B đồng ý cho nhân viên hoặc người đại diện của Bên A đến cở sở sản xuất của Bên B để kiểm tra sự tuân thủ các quy định về vệ sinh an toàn thực phẩm đợt xuất hoặc định kỳ.</w:t>
      </w:r>
    </w:p>
    <w:p w14:paraId="0705146F">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sz w:val="26"/>
          <w:lang w:val="de-DE"/>
        </w:rPr>
        <w:t xml:space="preserve">Bên B cam kết, tất cả các nghĩa vụ thuộc trách nhiệm Bên B phải thanh toán và/hoặc hoàn trả cho Bên A theo quy định tại Hợp Đồng này thì Bên B phải thực hiện thanh toán cho Bên A trong thời hạn Bên A yêu cầu, nếu chậm thanh toán thì Bên B phải chịu lãi </w:t>
      </w:r>
      <w:r>
        <w:rPr>
          <w:rFonts w:ascii="Times New Roman" w:hAnsi="Times New Roman" w:cs="Times New Roman"/>
          <w:sz w:val="26"/>
          <w:szCs w:val="26"/>
          <w:lang w:val="pt-BR"/>
        </w:rPr>
        <w:t xml:space="preserve">cho những ngày chậm thanh toán theo </w:t>
      </w:r>
      <w:r>
        <w:rPr>
          <w:rFonts w:ascii="Times New Roman" w:hAnsi="Times New Roman"/>
          <w:sz w:val="26"/>
          <w:lang w:val="pt-BR"/>
        </w:rPr>
        <w:t>mức lãi suất 10%/năm (</w:t>
      </w:r>
      <w:r>
        <w:rPr>
          <w:rFonts w:ascii="Times New Roman" w:hAnsi="Times New Roman"/>
          <w:i/>
          <w:sz w:val="26"/>
          <w:lang w:val="pt-BR"/>
        </w:rPr>
        <w:t>mười phần trăm mỗi năm</w:t>
      </w:r>
      <w:r>
        <w:rPr>
          <w:rFonts w:ascii="Times New Roman" w:hAnsi="Times New Roman"/>
          <w:sz w:val="26"/>
          <w:lang w:val="pt-BR"/>
        </w:rPr>
        <w:t>)</w:t>
      </w:r>
      <w:r>
        <w:rPr>
          <w:rFonts w:ascii="Times New Roman" w:hAnsi="Times New Roman" w:cs="Times New Roman"/>
          <w:sz w:val="26"/>
          <w:szCs w:val="26"/>
          <w:lang w:val="vi-VN"/>
        </w:rPr>
        <w:t xml:space="preserve"> </w:t>
      </w:r>
      <w:r>
        <w:rPr>
          <w:rFonts w:ascii="Times New Roman" w:hAnsi="Times New Roman" w:cs="Times New Roman"/>
          <w:sz w:val="26"/>
          <w:szCs w:val="26"/>
          <w:lang w:val="pt-BR"/>
        </w:rPr>
        <w:t>tính trên số tiền và số ngày chậm thanh toán.</w:t>
      </w:r>
    </w:p>
    <w:p w14:paraId="480C0A80">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color w:val="000000" w:themeColor="text1"/>
          <w:sz w:val="26"/>
          <w:szCs w:val="26"/>
          <w:lang w:val="pt-BR"/>
          <w14:textFill>
            <w14:solidFill>
              <w14:schemeClr w14:val="tx1"/>
            </w14:solidFill>
          </w14:textFill>
        </w:rPr>
      </w:pPr>
      <w:r>
        <w:rPr>
          <w:rFonts w:ascii="Times New Roman" w:hAnsi="Times New Roman" w:cs="Times New Roman"/>
          <w:bCs/>
          <w:color w:val="000000" w:themeColor="text1"/>
          <w:sz w:val="26"/>
          <w:szCs w:val="26"/>
          <w:lang w:val="pt-BR"/>
          <w14:textFill>
            <w14:solidFill>
              <w14:schemeClr w14:val="tx1"/>
            </w14:solidFill>
          </w14:textFill>
        </w:rPr>
        <w:t xml:space="preserve">Không được chuyển giao, chuyển </w:t>
      </w:r>
      <w:r>
        <w:rPr>
          <w:rFonts w:ascii="Times New Roman" w:hAnsi="Times New Roman"/>
          <w:color w:val="000000" w:themeColor="text1"/>
          <w:sz w:val="26"/>
          <w:szCs w:val="26"/>
          <w:lang w:val="pt-BR"/>
          <w14:textFill>
            <w14:solidFill>
              <w14:schemeClr w14:val="tx1"/>
            </w14:solidFill>
          </w14:textFill>
        </w:rPr>
        <w:t xml:space="preserve">nhượng một phần hoặc toàn bộ </w:t>
      </w:r>
      <w:r>
        <w:rPr>
          <w:rFonts w:ascii="Times New Roman" w:hAnsi="Times New Roman" w:cs="Times New Roman"/>
          <w:bCs/>
          <w:color w:val="000000" w:themeColor="text1"/>
          <w:sz w:val="26"/>
          <w:szCs w:val="26"/>
          <w:lang w:val="pt-BR"/>
          <w14:textFill>
            <w14:solidFill>
              <w14:schemeClr w14:val="tx1"/>
            </w14:solidFill>
          </w14:textFill>
        </w:rPr>
        <w:t xml:space="preserve">quyền và nghĩa vụ theo Hợp Đồng này </w:t>
      </w:r>
      <w:r>
        <w:rPr>
          <w:rFonts w:ascii="Times New Roman" w:hAnsi="Times New Roman"/>
          <w:color w:val="000000" w:themeColor="text1"/>
          <w:sz w:val="26"/>
          <w:szCs w:val="26"/>
          <w:lang w:val="pt-BR"/>
          <w14:textFill>
            <w14:solidFill>
              <w14:schemeClr w14:val="tx1"/>
            </w14:solidFill>
          </w14:textFill>
        </w:rPr>
        <w:t>và/</w:t>
      </w:r>
      <w:r>
        <w:rPr>
          <w:rFonts w:ascii="Times New Roman" w:hAnsi="Times New Roman" w:cs="Times New Roman"/>
          <w:bCs/>
          <w:color w:val="000000" w:themeColor="text1"/>
          <w:sz w:val="26"/>
          <w:szCs w:val="26"/>
          <w:lang w:val="pt-BR"/>
          <w14:textFill>
            <w14:solidFill>
              <w14:schemeClr w14:val="tx1"/>
            </w14:solidFill>
          </w14:textFill>
        </w:rPr>
        <w:t>hoặc</w:t>
      </w:r>
      <w:r>
        <w:rPr>
          <w:rFonts w:ascii="Times New Roman" w:hAnsi="Times New Roman"/>
          <w:color w:val="000000" w:themeColor="text1"/>
          <w:sz w:val="26"/>
          <w:szCs w:val="26"/>
          <w:lang w:val="pt-BR"/>
          <w14:textFill>
            <w14:solidFill>
              <w14:schemeClr w14:val="tx1"/>
            </w14:solidFill>
          </w14:textFill>
        </w:rPr>
        <w:t xml:space="preserve"> Đơn Đặt Hàng </w:t>
      </w:r>
      <w:r>
        <w:rPr>
          <w:rFonts w:ascii="Times New Roman" w:hAnsi="Times New Roman" w:cs="Times New Roman"/>
          <w:bCs/>
          <w:color w:val="000000" w:themeColor="text1"/>
          <w:sz w:val="26"/>
          <w:szCs w:val="26"/>
          <w:lang w:val="pt-BR"/>
          <w14:textFill>
            <w14:solidFill>
              <w14:schemeClr w14:val="tx1"/>
            </w14:solidFill>
          </w14:textFill>
        </w:rPr>
        <w:t>cho Bên Thứ Ba nếu chưa có sự đồng ý bằng văn bản của Bên A.</w:t>
      </w:r>
    </w:p>
    <w:p w14:paraId="68ED89D7">
      <w:pPr>
        <w:pStyle w:val="44"/>
        <w:numPr>
          <w:ilvl w:val="1"/>
          <w:numId w:val="14"/>
        </w:numPr>
        <w:tabs>
          <w:tab w:val="left" w:pos="0"/>
        </w:tabs>
        <w:spacing w:before="120" w:after="120" w:line="264" w:lineRule="auto"/>
        <w:ind w:left="709" w:hanging="709"/>
        <w:contextualSpacing w:val="0"/>
        <w:jc w:val="both"/>
        <w:rPr>
          <w:rFonts w:ascii="Times New Roman" w:hAnsi="Times New Roman" w:cs="Times New Roman"/>
          <w:bCs/>
          <w:sz w:val="26"/>
          <w:szCs w:val="26"/>
          <w:lang w:val="pt-BR"/>
        </w:rPr>
      </w:pPr>
      <w:r>
        <w:rPr>
          <w:rFonts w:ascii="Times New Roman" w:hAnsi="Times New Roman" w:cs="Times New Roman"/>
          <w:sz w:val="26"/>
          <w:szCs w:val="26"/>
          <w:lang w:val="pt-BR"/>
        </w:rPr>
        <w:t>Các quyền và nghĩa vụ khác theo quy định của Hợp Đồng này, Đơn Đặt Hàng và quy định pháp luật.</w:t>
      </w:r>
    </w:p>
    <w:p w14:paraId="7BCDDAB0">
      <w:pPr>
        <w:pStyle w:val="48"/>
        <w:widowControl w:val="0"/>
        <w:spacing w:before="120" w:after="120" w:line="264" w:lineRule="auto"/>
        <w:ind w:left="720" w:hanging="720"/>
        <w:jc w:val="both"/>
        <w:rPr>
          <w:rFonts w:ascii="Times New Roman" w:hAnsi="Times New Roman" w:cs="Times New Roman"/>
          <w:sz w:val="26"/>
          <w:szCs w:val="26"/>
        </w:rPr>
      </w:pPr>
      <w:r>
        <w:rPr>
          <w:rFonts w:ascii="Times New Roman" w:hAnsi="Times New Roman" w:cs="Times New Roman"/>
          <w:sz w:val="26"/>
          <w:szCs w:val="26"/>
        </w:rPr>
        <w:t>ĐIỀU 10.        BẤT KHẢ KHÁNG</w:t>
      </w:r>
    </w:p>
    <w:p w14:paraId="234B8D1F">
      <w:pPr>
        <w:widowControl w:val="0"/>
        <w:numPr>
          <w:ilvl w:val="6"/>
          <w:numId w:val="16"/>
        </w:numPr>
        <w:tabs>
          <w:tab w:val="left" w:pos="709"/>
        </w:tabs>
        <w:spacing w:before="120" w:after="120" w:line="264" w:lineRule="auto"/>
        <w:ind w:left="709" w:hanging="709"/>
        <w:jc w:val="both"/>
        <w:rPr>
          <w:rFonts w:ascii="Times New Roman" w:hAnsi="Times New Roman" w:cs="Times New Roman"/>
          <w:b/>
          <w:sz w:val="26"/>
          <w:szCs w:val="26"/>
          <w:lang w:val="vi-VN"/>
        </w:rPr>
      </w:pPr>
      <w:r>
        <w:rPr>
          <w:rFonts w:ascii="Times New Roman" w:hAnsi="Times New Roman" w:cs="Times New Roman"/>
          <w:sz w:val="26"/>
          <w:szCs w:val="26"/>
          <w:lang w:val="vi-VN"/>
        </w:rPr>
        <w:t>Trong Hợp Đồng, "</w:t>
      </w:r>
      <w:r>
        <w:rPr>
          <w:rFonts w:ascii="Times New Roman" w:hAnsi="Times New Roman" w:cs="Times New Roman"/>
          <w:b/>
          <w:sz w:val="26"/>
          <w:szCs w:val="26"/>
          <w:lang w:val="vi-VN"/>
        </w:rPr>
        <w:t>Bất khả kháng</w:t>
      </w:r>
      <w:r>
        <w:rPr>
          <w:rFonts w:ascii="Times New Roman" w:hAnsi="Times New Roman" w:cs="Times New Roman"/>
          <w:sz w:val="26"/>
          <w:szCs w:val="26"/>
          <w:lang w:val="vi-VN"/>
        </w:rPr>
        <w:t xml:space="preserve">" có nghĩa là sự kiện, tình huống hoặc sự kết hợp các sự kiện hoặc tình huống được mô tả ở </w:t>
      </w:r>
      <w:r>
        <w:rPr>
          <w:rFonts w:ascii="Times New Roman" w:hAnsi="Times New Roman" w:cs="Times New Roman"/>
          <w:sz w:val="26"/>
          <w:szCs w:val="26"/>
        </w:rPr>
        <w:t>Điều</w:t>
      </w:r>
      <w:r>
        <w:rPr>
          <w:rFonts w:ascii="Times New Roman" w:hAnsi="Times New Roman" w:cs="Times New Roman"/>
          <w:sz w:val="26"/>
          <w:szCs w:val="26"/>
          <w:lang w:val="vi-VN"/>
        </w:rPr>
        <w:t xml:space="preserve"> </w:t>
      </w:r>
      <w:r>
        <w:rPr>
          <w:rFonts w:ascii="Times New Roman" w:hAnsi="Times New Roman" w:cs="Times New Roman"/>
          <w:sz w:val="26"/>
          <w:szCs w:val="26"/>
        </w:rPr>
        <w:t>10.</w:t>
      </w:r>
      <w:r>
        <w:rPr>
          <w:rFonts w:ascii="Times New Roman" w:hAnsi="Times New Roman" w:cs="Times New Roman"/>
          <w:sz w:val="26"/>
          <w:szCs w:val="26"/>
          <w:lang w:val="vi-VN"/>
        </w:rPr>
        <w:t xml:space="preserve">2 </w:t>
      </w:r>
      <w:r>
        <w:rPr>
          <w:rFonts w:ascii="Times New Roman" w:hAnsi="Times New Roman" w:cs="Times New Roman"/>
          <w:sz w:val="26"/>
          <w:szCs w:val="26"/>
        </w:rPr>
        <w:t>của Hợp Đồng</w:t>
      </w:r>
      <w:r>
        <w:rPr>
          <w:rFonts w:ascii="Times New Roman" w:hAnsi="Times New Roman" w:cs="Times New Roman"/>
          <w:sz w:val="26"/>
          <w:szCs w:val="26"/>
          <w:lang w:val="vi-VN"/>
        </w:rPr>
        <w:t xml:space="preserve"> này làm ngăn cản toàn bộ hay một phần, gây trì hoãn cho một hoặc Các Bên trong việc thực hiện các nghĩa vụ của mình theo Hợp Đồng, nhưng chỉ khi các sự kiện hoặc tình huống đó:</w:t>
      </w:r>
    </w:p>
    <w:p w14:paraId="2471A96B">
      <w:pPr>
        <w:numPr>
          <w:ilvl w:val="4"/>
          <w:numId w:val="17"/>
        </w:numPr>
        <w:tabs>
          <w:tab w:val="left" w:pos="709"/>
          <w:tab w:val="clear" w:pos="3600"/>
        </w:tabs>
        <w:autoSpaceDE w:val="0"/>
        <w:autoSpaceDN w:val="0"/>
        <w:adjustRightInd w:val="0"/>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Nằm ngoài khả năng kiểm soát hợp lý của Bên bị ảnh hưởng.</w:t>
      </w:r>
    </w:p>
    <w:p w14:paraId="377D2877">
      <w:pPr>
        <w:numPr>
          <w:ilvl w:val="4"/>
          <w:numId w:val="17"/>
        </w:numPr>
        <w:tabs>
          <w:tab w:val="left" w:pos="709"/>
          <w:tab w:val="clear" w:pos="3600"/>
        </w:tabs>
        <w:autoSpaceDE w:val="0"/>
        <w:autoSpaceDN w:val="0"/>
        <w:adjustRightInd w:val="0"/>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Không do lỗi hoặc sự bất cẩn của Bên bị ảnh hưởng.</w:t>
      </w:r>
    </w:p>
    <w:p w14:paraId="578638B8">
      <w:pPr>
        <w:numPr>
          <w:ilvl w:val="4"/>
          <w:numId w:val="17"/>
        </w:numPr>
        <w:tabs>
          <w:tab w:val="left" w:pos="709"/>
          <w:tab w:val="clear" w:pos="3600"/>
        </w:tabs>
        <w:autoSpaceDE w:val="0"/>
        <w:autoSpaceDN w:val="0"/>
        <w:adjustRightInd w:val="0"/>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Không thể tránh được cho dù Bên bị ảnh hưởng đã nỗ lực áp dụng các biện pháp khắc phục.</w:t>
      </w:r>
    </w:p>
    <w:p w14:paraId="533ABC5D">
      <w:pPr>
        <w:widowControl w:val="0"/>
        <w:numPr>
          <w:ilvl w:val="6"/>
          <w:numId w:val="16"/>
        </w:numPr>
        <w:tabs>
          <w:tab w:val="left" w:pos="709"/>
        </w:tabs>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Theo các quy định tại Điều 1</w:t>
      </w:r>
      <w:r>
        <w:rPr>
          <w:rFonts w:ascii="Times New Roman" w:hAnsi="Times New Roman"/>
          <w:sz w:val="26"/>
          <w:lang w:val="vi-VN"/>
        </w:rPr>
        <w:t>0</w:t>
      </w:r>
      <w:r>
        <w:rPr>
          <w:rFonts w:ascii="Times New Roman" w:hAnsi="Times New Roman" w:cs="Times New Roman"/>
          <w:sz w:val="26"/>
          <w:szCs w:val="26"/>
          <w:lang w:val="vi-VN"/>
        </w:rPr>
        <w:t>.1 của Hợp Đồng này, Bất khả kháng bao gồm, nhưng không giới hạn ở các trường hợp sau:</w:t>
      </w:r>
    </w:p>
    <w:p w14:paraId="0F592D9B">
      <w:pPr>
        <w:numPr>
          <w:ilvl w:val="0"/>
          <w:numId w:val="18"/>
        </w:numPr>
        <w:tabs>
          <w:tab w:val="left" w:pos="709"/>
          <w:tab w:val="clear" w:pos="3600"/>
        </w:tabs>
        <w:autoSpaceDE w:val="0"/>
        <w:autoSpaceDN w:val="0"/>
        <w:adjustRightInd w:val="0"/>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Các hiện tượng tự nhiên bao gồm thiên tai, dịch bệnh, hoả hoạn, lũ lụt, sóng thần, xoáy lốc, hạn hán, động đất cao hơn cấp thiết kế, sấm sét cao hơn mức thiết kế.</w:t>
      </w:r>
    </w:p>
    <w:p w14:paraId="6B374369">
      <w:pPr>
        <w:numPr>
          <w:ilvl w:val="0"/>
          <w:numId w:val="18"/>
        </w:numPr>
        <w:tabs>
          <w:tab w:val="left" w:pos="709"/>
          <w:tab w:val="clear" w:pos="3600"/>
        </w:tabs>
        <w:autoSpaceDE w:val="0"/>
        <w:autoSpaceDN w:val="0"/>
        <w:adjustRightInd w:val="0"/>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Chiến tranh, hành động xâm lược, khủng bố, bạo loạn, nội chiến, hoặc các hành động thù địch khác.</w:t>
      </w:r>
    </w:p>
    <w:p w14:paraId="42220483">
      <w:pPr>
        <w:numPr>
          <w:ilvl w:val="0"/>
          <w:numId w:val="18"/>
        </w:numPr>
        <w:tabs>
          <w:tab w:val="left" w:pos="709"/>
          <w:tab w:val="clear" w:pos="3600"/>
        </w:tabs>
        <w:autoSpaceDE w:val="0"/>
        <w:autoSpaceDN w:val="0"/>
        <w:adjustRightInd w:val="0"/>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Bãi công và các hoạt động ngừng trệ công việc không phải do lỗi của một trong Các Bên gây ra.</w:t>
      </w:r>
    </w:p>
    <w:p w14:paraId="2E13E8B0">
      <w:pPr>
        <w:widowControl w:val="0"/>
        <w:numPr>
          <w:ilvl w:val="6"/>
          <w:numId w:val="16"/>
        </w:numPr>
        <w:tabs>
          <w:tab w:val="left" w:pos="709"/>
        </w:tabs>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Thông báo</w:t>
      </w:r>
    </w:p>
    <w:p w14:paraId="4CD26C46">
      <w:pPr>
        <w:autoSpaceDE w:val="0"/>
        <w:autoSpaceDN w:val="0"/>
        <w:adjustRightInd w:val="0"/>
        <w:spacing w:before="120" w:after="120" w:line="264" w:lineRule="auto"/>
        <w:ind w:left="70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Bên bị ảnh hưởng của Bất khả kháng phải thông báo cho Bên kia về sự kiện, tình huống tạo thành Bất khả kháng trong thời gian sớm nhất có thể nhưng không được muộn hơn </w:t>
      </w:r>
      <w:r>
        <w:rPr>
          <w:rFonts w:ascii="Times New Roman" w:hAnsi="Times New Roman"/>
          <w:sz w:val="26"/>
          <w:lang w:val="vi-VN"/>
        </w:rPr>
        <w:t>01</w:t>
      </w:r>
      <w:r>
        <w:rPr>
          <w:rFonts w:ascii="Times New Roman" w:hAnsi="Times New Roman" w:cs="Times New Roman"/>
          <w:sz w:val="26"/>
          <w:szCs w:val="26"/>
          <w:lang w:val="vi-VN"/>
        </w:rPr>
        <w:t xml:space="preserve"> (</w:t>
      </w:r>
      <w:r>
        <w:rPr>
          <w:rFonts w:ascii="Times New Roman" w:hAnsi="Times New Roman"/>
          <w:i/>
          <w:sz w:val="26"/>
          <w:lang w:val="vi-VN"/>
        </w:rPr>
        <w:t>một</w:t>
      </w:r>
      <w:r>
        <w:rPr>
          <w:rFonts w:ascii="Times New Roman" w:hAnsi="Times New Roman" w:cs="Times New Roman"/>
          <w:sz w:val="26"/>
          <w:szCs w:val="26"/>
          <w:lang w:val="vi-VN"/>
        </w:rPr>
        <w:t>) ngày kể từ sau khi thông tin liên lạc đã sẵn sàng phục hồi. Bất cứ thông báo nào cũng sẽ bao gồm đầy đủ chi tiết về sự kiện, tình huống tạo thành Bất khả kháng, tác động của nó với Bên bị ảnh hưởng đối với việc thực hiện nghĩa vụ Hợp Đồng và kiến nghị các biện pháp khắc phục. Bên bị ảnh hưởng sẽ cung cấp các báo cáo thường xuyên cho Bên kia về việc triển khai các biện pháp khắc phục nhằm ngăn chặn hoặc giảm nhẹ những tác động của Bất khả kháng và các thông tin khác mà Bên kia yêu cầu một cách hợp lý.</w:t>
      </w:r>
    </w:p>
    <w:p w14:paraId="3F908615">
      <w:pPr>
        <w:widowControl w:val="0"/>
        <w:numPr>
          <w:ilvl w:val="6"/>
          <w:numId w:val="16"/>
        </w:numPr>
        <w:tabs>
          <w:tab w:val="left" w:pos="709"/>
        </w:tabs>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Hậu quả của Bất khả kháng</w:t>
      </w:r>
    </w:p>
    <w:p w14:paraId="2674A680">
      <w:pPr>
        <w:autoSpaceDE w:val="0"/>
        <w:autoSpaceDN w:val="0"/>
        <w:adjustRightInd w:val="0"/>
        <w:spacing w:before="120" w:after="120" w:line="264" w:lineRule="auto"/>
        <w:ind w:left="709"/>
        <w:jc w:val="both"/>
        <w:rPr>
          <w:rFonts w:ascii="Times New Roman" w:hAnsi="Times New Roman" w:cs="Times New Roman"/>
          <w:sz w:val="26"/>
          <w:szCs w:val="26"/>
          <w:lang w:val="vi-VN"/>
        </w:rPr>
      </w:pPr>
      <w:r>
        <w:rPr>
          <w:rFonts w:ascii="Times New Roman" w:hAnsi="Times New Roman" w:cs="Times New Roman"/>
          <w:sz w:val="26"/>
          <w:szCs w:val="26"/>
          <w:lang w:val="vi-VN"/>
        </w:rPr>
        <w:t>Không Bên nào phải chịu trách nhiệm hoặc bị coi là vi phạm Hợp Đồng hoặc có lỗi do không thực hiện hoặc chậm trễ trong việc tuân thủ các nghĩa vụ của mình theo Hợp Đồng khi xảy ra Bất khả kháng. Ngay sau khi sự kiện Bất khả kháng chấm dứt, Các Bên có trách nhiệm tiếp tục thực hiện Hợp Đồng nếu không có yêu cầu nào khác từ một trong Các Bên.</w:t>
      </w:r>
    </w:p>
    <w:p w14:paraId="6424524A">
      <w:pPr>
        <w:widowControl w:val="0"/>
        <w:numPr>
          <w:ilvl w:val="6"/>
          <w:numId w:val="16"/>
        </w:numPr>
        <w:tabs>
          <w:tab w:val="left" w:pos="709"/>
        </w:tabs>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Nếu một Bên do Bất khả kháng mà không thể thực hiện nghĩa vụ của mình theo quy định của Hợp Đồng trong thời hạn </w:t>
      </w:r>
      <w:r>
        <w:rPr>
          <w:rFonts w:ascii="Times New Roman" w:hAnsi="Times New Roman"/>
          <w:sz w:val="26"/>
          <w:lang w:val="vi-VN"/>
        </w:rPr>
        <w:t>30</w:t>
      </w:r>
      <w:r>
        <w:rPr>
          <w:rFonts w:ascii="Times New Roman" w:hAnsi="Times New Roman" w:cs="Times New Roman"/>
          <w:sz w:val="26"/>
          <w:szCs w:val="26"/>
          <w:lang w:val="vi-VN"/>
        </w:rPr>
        <w:t xml:space="preserve"> (</w:t>
      </w:r>
      <w:r>
        <w:rPr>
          <w:rFonts w:ascii="Times New Roman" w:hAnsi="Times New Roman" w:cs="Times New Roman"/>
          <w:i/>
          <w:sz w:val="26"/>
          <w:szCs w:val="26"/>
          <w:lang w:val="vi-VN"/>
        </w:rPr>
        <w:t>ba mươi</w:t>
      </w:r>
      <w:r>
        <w:rPr>
          <w:rFonts w:ascii="Times New Roman" w:hAnsi="Times New Roman" w:cs="Times New Roman"/>
          <w:sz w:val="26"/>
          <w:szCs w:val="26"/>
          <w:lang w:val="vi-VN"/>
        </w:rPr>
        <w:t xml:space="preserve">) ngày kể từ ngày xảy ra Bất khả kháng, thì một trong Các Bên sau đó đều có quyền chấm dứt Hợp Đồng. Hợp Đồng sẽ chấm dứt vào </w:t>
      </w:r>
      <w:r>
        <w:rPr>
          <w:rFonts w:ascii="Times New Roman" w:hAnsi="Times New Roman"/>
          <w:sz w:val="26"/>
          <w:lang w:val="vi-VN"/>
        </w:rPr>
        <w:t xml:space="preserve">thời điểm được nêu trong </w:t>
      </w:r>
      <w:r>
        <w:rPr>
          <w:rFonts w:ascii="Times New Roman" w:hAnsi="Times New Roman" w:cs="Times New Roman"/>
          <w:sz w:val="26"/>
          <w:szCs w:val="26"/>
          <w:lang w:val="vi-VN"/>
        </w:rPr>
        <w:t>thông báo đó.</w:t>
      </w:r>
    </w:p>
    <w:p w14:paraId="6075E042">
      <w:pPr>
        <w:widowControl w:val="0"/>
        <w:numPr>
          <w:ilvl w:val="6"/>
          <w:numId w:val="16"/>
        </w:numPr>
        <w:tabs>
          <w:tab w:val="left" w:pos="709"/>
        </w:tabs>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Bất cứ nghĩa vụ nào của Mỗi Bên đã </w:t>
      </w:r>
      <w:r>
        <w:rPr>
          <w:rFonts w:ascii="Times New Roman" w:hAnsi="Times New Roman"/>
          <w:sz w:val="26"/>
          <w:lang w:val="vi-VN"/>
        </w:rPr>
        <w:t>phát</w:t>
      </w:r>
      <w:r>
        <w:rPr>
          <w:rFonts w:ascii="Times New Roman" w:hAnsi="Times New Roman" w:cs="Times New Roman"/>
          <w:sz w:val="26"/>
          <w:szCs w:val="26"/>
          <w:lang w:val="vi-VN"/>
        </w:rPr>
        <w:t xml:space="preserve"> sinh trước khi xuất hiện Bất khả kháng đều không được miễn trừ do sự xuất hiện Bất khả kháng.</w:t>
      </w:r>
    </w:p>
    <w:p w14:paraId="25293C17">
      <w:pPr>
        <w:pStyle w:val="48"/>
        <w:widowControl w:val="0"/>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ĐIỀU 11.          CHỐNG THAM NHŨNG VÀ HỐI LỘ</w:t>
      </w:r>
    </w:p>
    <w:p w14:paraId="39F2F85A">
      <w:pPr>
        <w:numPr>
          <w:ilvl w:val="0"/>
          <w:numId w:val="19"/>
        </w:numPr>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Bên B cam kết và đảm bảo rằng giám đốc, nhân viên, người lao động, đại lý hoặc bất kỳ người nào trực tiếp hoặc gián tiếp đại diện, thay mặt cho Bên B hoặc được Bên B chỉ định liên lạc, giao dịch, làm việc với Bên A (gọi chung là “</w:t>
      </w:r>
      <w:r>
        <w:rPr>
          <w:rFonts w:ascii="Times New Roman" w:hAnsi="Times New Roman" w:cs="Times New Roman"/>
          <w:b/>
          <w:sz w:val="26"/>
          <w:szCs w:val="26"/>
          <w:lang w:val="pt-BR"/>
        </w:rPr>
        <w:t>Người Của Bên B</w:t>
      </w:r>
      <w:r>
        <w:rPr>
          <w:rFonts w:ascii="Times New Roman" w:hAnsi="Times New Roman" w:cs="Times New Roman"/>
          <w:sz w:val="26"/>
          <w:szCs w:val="26"/>
          <w:lang w:val="pt-BR"/>
        </w:rPr>
        <w:t>”) sẽ không hối lộ và/hoặc hứa hẹn đưa các khoản hối lộ, giảm giá, trích thưởng, khoản tiền gây ảnh hưởng hoặc khoản báo đáp bất hợp pháp hoặc bất kỳ các tài sản bằng tiền hoặc hiện vật hoặc lợi ích nào (gọi chung là “</w:t>
      </w:r>
      <w:r>
        <w:rPr>
          <w:rFonts w:ascii="Times New Roman" w:hAnsi="Times New Roman" w:cs="Times New Roman"/>
          <w:b/>
          <w:sz w:val="26"/>
          <w:szCs w:val="26"/>
          <w:lang w:val="pt-BR"/>
        </w:rPr>
        <w:t>Hối Lộ</w:t>
      </w:r>
      <w:r>
        <w:rPr>
          <w:rFonts w:ascii="Times New Roman" w:hAnsi="Times New Roman" w:cs="Times New Roman"/>
          <w:sz w:val="26"/>
          <w:szCs w:val="26"/>
          <w:lang w:val="pt-BR"/>
        </w:rPr>
        <w:t>”), cho bất kỳ giám đốc, nhân viên, người lao động hoặc đại diện của Bên A (gọi chung là “</w:t>
      </w:r>
      <w:r>
        <w:rPr>
          <w:rFonts w:ascii="Times New Roman" w:hAnsi="Times New Roman" w:cs="Times New Roman"/>
          <w:b/>
          <w:sz w:val="26"/>
          <w:szCs w:val="26"/>
          <w:lang w:val="pt-BR"/>
        </w:rPr>
        <w:t>Người Của Bên A</w:t>
      </w:r>
      <w:r>
        <w:rPr>
          <w:rFonts w:ascii="Times New Roman" w:hAnsi="Times New Roman" w:cs="Times New Roman"/>
          <w:sz w:val="26"/>
          <w:szCs w:val="26"/>
          <w:lang w:val="pt-BR"/>
        </w:rPr>
        <w:t>”) hoặc thông qua bất kỳ Bên Thứ Ba nào để Hối Lộ Người Của Bên A nhằm đạt được lợi ích riêng như được ưu tiên ký Hợp Đồng với Bên A một cách không minh bạch, được miễn trừ (các) nghĩa vụ quy định tại Hợp Đồng, và/hoặc các lợi ích không minh bạch, không công bằng khác.</w:t>
      </w:r>
    </w:p>
    <w:p w14:paraId="392E5ECD">
      <w:pPr>
        <w:numPr>
          <w:ilvl w:val="0"/>
          <w:numId w:val="19"/>
        </w:numPr>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Các hành vi Hối Lộ theo quy định tại Điều này sẽ bao gồm cả các hành vi thực hiện trước, trong khi và sau khi thực hiện Hợp Đồng này. Trường hợp bất kỳ Người Của Bên B nào nhận thấy bất cứ Người Của Bên A nào có biểu hiện, hành vi đòi Hối Lộ thì Bên B có trách nhiệm thông báo ngay lập tức cho Bên A. </w:t>
      </w:r>
    </w:p>
    <w:p w14:paraId="42F7AA9A">
      <w:pPr>
        <w:numPr>
          <w:ilvl w:val="0"/>
          <w:numId w:val="19"/>
        </w:numPr>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Nếu Bên B vi phạm quy định tại Điều này, Bên A có quyền, tùy từng thời điểm xảy ra hoặc phát hiện ra hành vi Hối Lộ, áp dụng một hoặc đồng thời một số biện pháp sau:</w:t>
      </w:r>
    </w:p>
    <w:p w14:paraId="32589E67">
      <w:pPr>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a)</w:t>
      </w:r>
      <w:r>
        <w:rPr>
          <w:rFonts w:ascii="Times New Roman" w:hAnsi="Times New Roman" w:cs="Times New Roman"/>
          <w:sz w:val="26"/>
          <w:szCs w:val="26"/>
          <w:lang w:val="pt-BR"/>
        </w:rPr>
        <w:tab/>
      </w:r>
      <w:r>
        <w:rPr>
          <w:rFonts w:ascii="Times New Roman" w:hAnsi="Times New Roman" w:cs="Times New Roman"/>
          <w:sz w:val="26"/>
          <w:szCs w:val="26"/>
          <w:lang w:val="pt-BR"/>
        </w:rPr>
        <w:t>Hủy kết quả đánh giá lựa chọn Bên B trong trường hợp Bên B ký kết Hợp Đồng thông qua việc đấu thầu.</w:t>
      </w:r>
    </w:p>
    <w:p w14:paraId="0CC1A1B3">
      <w:pPr>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b)</w:t>
      </w:r>
      <w:r>
        <w:rPr>
          <w:rFonts w:ascii="Times New Roman" w:hAnsi="Times New Roman" w:cs="Times New Roman"/>
          <w:sz w:val="26"/>
          <w:szCs w:val="26"/>
          <w:lang w:val="pt-BR"/>
        </w:rPr>
        <w:tab/>
      </w:r>
      <w:r>
        <w:rPr>
          <w:rFonts w:ascii="Times New Roman" w:hAnsi="Times New Roman" w:cs="Times New Roman"/>
          <w:sz w:val="26"/>
          <w:szCs w:val="26"/>
          <w:lang w:val="pt-BR"/>
        </w:rPr>
        <w:t xml:space="preserve">Tùy vào mức độ nghiêm trọng của hành vi Hối Lộ và tùy quyết định của Bên A, phạt Bên B một khoản tiền </w:t>
      </w:r>
      <w:r>
        <w:rPr>
          <w:rFonts w:ascii="Times New Roman" w:hAnsi="Times New Roman" w:cs="Times New Roman"/>
          <w:b/>
          <w:sz w:val="26"/>
          <w:szCs w:val="26"/>
          <w:lang w:val="pt-BR"/>
        </w:rPr>
        <w:t>150.000.000 VND</w:t>
      </w:r>
      <w:r>
        <w:rPr>
          <w:rFonts w:ascii="Times New Roman" w:hAnsi="Times New Roman" w:cs="Times New Roman"/>
          <w:sz w:val="26"/>
          <w:szCs w:val="26"/>
          <w:lang w:val="pt-BR"/>
        </w:rPr>
        <w:t xml:space="preserve"> </w:t>
      </w:r>
      <w:r>
        <w:rPr>
          <w:rFonts w:ascii="Times New Roman" w:hAnsi="Times New Roman" w:cs="Times New Roman"/>
          <w:i/>
          <w:sz w:val="26"/>
          <w:szCs w:val="26"/>
          <w:lang w:val="pt-BR"/>
        </w:rPr>
        <w:t>(một trăm năm mươi triệu đồng</w:t>
      </w:r>
      <w:r>
        <w:rPr>
          <w:rFonts w:ascii="Times New Roman" w:hAnsi="Times New Roman" w:cs="Times New Roman"/>
          <w:i/>
          <w:sz w:val="26"/>
          <w:szCs w:val="26"/>
          <w:lang w:val="vi-VN"/>
        </w:rPr>
        <w:t>)</w:t>
      </w:r>
      <w:r>
        <w:rPr>
          <w:rFonts w:ascii="Times New Roman" w:hAnsi="Times New Roman" w:cs="Times New Roman"/>
          <w:sz w:val="26"/>
          <w:szCs w:val="26"/>
          <w:lang w:val="pt-BR"/>
        </w:rPr>
        <w:t xml:space="preserve"> cho một hành vi Hối Lộ và/hoặc chấm dứt Hợp Đồng ngay lập tức mà không phải chịu bất cứ một khoản phạt, bồi thường hay chi phí nào đối với Bên B. Trong trường hợp này, Bên B phải bồi thường cho Bên A các khoản thiệt hại phát sinh (nếu có) do việc chấm dứt Hợp Đồng này, hoàn trả cho Bên A các khoản tiền Bên A đã tạm ứng, đã thanh toán cho Bên B và chịu các chế tài phạt khác quy định tại Hợp Đồng khi Hợp Đồng bị chấm dứt.</w:t>
      </w:r>
    </w:p>
    <w:p w14:paraId="7B65000E">
      <w:pPr>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c)</w:t>
      </w:r>
      <w:r>
        <w:rPr>
          <w:rFonts w:ascii="Times New Roman" w:hAnsi="Times New Roman" w:cs="Times New Roman"/>
          <w:sz w:val="26"/>
          <w:szCs w:val="26"/>
          <w:lang w:val="pt-BR"/>
        </w:rPr>
        <w:tab/>
      </w:r>
      <w:r>
        <w:rPr>
          <w:rFonts w:ascii="Times New Roman" w:hAnsi="Times New Roman" w:cs="Times New Roman"/>
          <w:sz w:val="26"/>
          <w:szCs w:val="26"/>
          <w:lang w:val="pt-BR"/>
        </w:rPr>
        <w:t>Đưa Bên B vào danh sách các nhà thầu cần phải kiểm soát khi tham gia các gói thầu cung cấp dịch vụ/hàng hóa khác hoặc không được tham gia chào thầu hàng hóa/dịch vụ cho Bên A.</w:t>
      </w:r>
    </w:p>
    <w:p w14:paraId="6CC0037B">
      <w:pPr>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d)</w:t>
      </w:r>
      <w:r>
        <w:rPr>
          <w:rFonts w:ascii="Times New Roman" w:hAnsi="Times New Roman" w:cs="Times New Roman"/>
          <w:sz w:val="26"/>
          <w:szCs w:val="26"/>
          <w:lang w:val="pt-BR"/>
        </w:rPr>
        <w:tab/>
      </w:r>
      <w:r>
        <w:rPr>
          <w:rFonts w:ascii="Times New Roman" w:hAnsi="Times New Roman" w:cs="Times New Roman"/>
          <w:sz w:val="26"/>
          <w:szCs w:val="26"/>
          <w:lang w:val="pt-BR"/>
        </w:rPr>
        <w:t>Chuyển hồ sơ cho cơ quan Điều tra nếu hành vi Hối Lộ có dấu hiệu vi phạm pháp luật hình sự.</w:t>
      </w:r>
    </w:p>
    <w:p w14:paraId="1D528331">
      <w:pPr>
        <w:numPr>
          <w:ilvl w:val="0"/>
          <w:numId w:val="19"/>
        </w:numPr>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Miễn trừ: Bên B sẽ miễn trừ cho Bên A mọi trách nhiệm liên quan nếu hành vi Hối Lộ của Bên B vi phạm pháp luật Việt Nam và phải bồi thường cho Bên A các thiệt hại phát sinh, bao gồm cả các thiệt hại do phát sinh chi phí hành chính, chi phí luật sư và các chi phí khác để xử lý các vấn đề liên đới đến hành vi Hối Lộ của Bên B.</w:t>
      </w:r>
    </w:p>
    <w:p w14:paraId="017FABDF">
      <w:pPr>
        <w:pStyle w:val="48"/>
        <w:widowControl w:val="0"/>
        <w:spacing w:before="120" w:after="120" w:line="264" w:lineRule="auto"/>
        <w:ind w:left="720" w:hanging="720"/>
        <w:jc w:val="both"/>
        <w:rPr>
          <w:rFonts w:ascii="Times New Roman" w:hAnsi="Times New Roman" w:cs="Times New Roman"/>
          <w:sz w:val="26"/>
          <w:szCs w:val="26"/>
          <w:lang w:val="vi-VN"/>
        </w:rPr>
      </w:pPr>
      <w:r>
        <w:rPr>
          <w:rFonts w:ascii="Times New Roman" w:hAnsi="Times New Roman" w:cs="Times New Roman"/>
          <w:sz w:val="26"/>
          <w:szCs w:val="26"/>
          <w:lang w:val="pt-BR"/>
        </w:rPr>
        <w:t xml:space="preserve">ĐIỀU 12.          </w:t>
      </w:r>
      <w:r>
        <w:rPr>
          <w:rFonts w:ascii="Times New Roman" w:hAnsi="Times New Roman" w:cs="Times New Roman"/>
          <w:sz w:val="26"/>
          <w:szCs w:val="26"/>
          <w:lang w:val="vi-VN"/>
        </w:rPr>
        <w:t xml:space="preserve">PHẠT VI PHẠM HỢP ĐỒNG </w:t>
      </w:r>
    </w:p>
    <w:p w14:paraId="19F13EEA">
      <w:pPr>
        <w:numPr>
          <w:ilvl w:val="1"/>
          <w:numId w:val="20"/>
        </w:numPr>
        <w:spacing w:before="120" w:after="120" w:line="264" w:lineRule="auto"/>
        <w:ind w:left="709"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Nếu Bên B chậm giao Hàng Hóa theo thời hạn quy định tại Hợp Đồng và/hoặc </w:t>
      </w:r>
      <w:r>
        <w:rPr>
          <w:rFonts w:ascii="Times New Roman" w:hAnsi="Times New Roman" w:cs="Times New Roman"/>
          <w:color w:val="000000" w:themeColor="text1"/>
          <w:sz w:val="26"/>
          <w:szCs w:val="26"/>
          <w:lang w:val="vi-VN"/>
          <w14:textFill>
            <w14:solidFill>
              <w14:schemeClr w14:val="tx1"/>
            </w14:solidFill>
          </w14:textFill>
        </w:rPr>
        <w:t xml:space="preserve">Đơn Đặt Hàng </w:t>
      </w:r>
      <w:r>
        <w:rPr>
          <w:rFonts w:ascii="Times New Roman" w:hAnsi="Times New Roman" w:cs="Times New Roman"/>
          <w:color w:val="000000" w:themeColor="text1"/>
          <w:sz w:val="26"/>
          <w:szCs w:val="26"/>
          <w:lang w:val="pt-BR"/>
          <w14:textFill>
            <w14:solidFill>
              <w14:schemeClr w14:val="tx1"/>
            </w14:solidFill>
          </w14:textFill>
        </w:rPr>
        <w:t xml:space="preserve">không do sự kiện Bất khả kháng và/hoặc không do lỗi của Bên A và/hoặc không được Bên A chấp thuận, Bên B sẽ chịu khoản phạt bằng 01% </w:t>
      </w:r>
      <w:r>
        <w:rPr>
          <w:rFonts w:ascii="Times New Roman" w:hAnsi="Times New Roman" w:cs="Times New Roman"/>
          <w:i/>
          <w:color w:val="000000" w:themeColor="text1"/>
          <w:sz w:val="26"/>
          <w:szCs w:val="26"/>
          <w:lang w:val="pt-BR"/>
          <w14:textFill>
            <w14:solidFill>
              <w14:schemeClr w14:val="tx1"/>
            </w14:solidFill>
          </w14:textFill>
        </w:rPr>
        <w:t xml:space="preserve">(một phần trăm) </w:t>
      </w:r>
      <w:r>
        <w:rPr>
          <w:rFonts w:ascii="Times New Roman" w:hAnsi="Times New Roman" w:cs="Times New Roman"/>
          <w:sz w:val="26"/>
          <w:szCs w:val="26"/>
          <w:lang w:val="pt-BR"/>
        </w:rPr>
        <w:t>tổng giá trị Hàng Hóa</w:t>
      </w:r>
      <w:ins w:id="1" w:author="Trinh Trinh" w:date="2026-08-14T11:29:00Z">
        <w:r>
          <w:rPr>
            <w:rFonts w:ascii="Times New Roman" w:hAnsi="Times New Roman" w:cs="Times New Roman"/>
            <w:sz w:val="26"/>
            <w:szCs w:val="26"/>
            <w:lang w:val="pt-BR"/>
          </w:rPr>
          <w:t xml:space="preserve"> theo </w:t>
        </w:r>
      </w:ins>
      <w:ins w:id="2" w:author="Trinh Trinh" w:date="2026-08-14T11:29:00Z">
        <w:r>
          <w:rPr>
            <w:rFonts w:ascii="Times New Roman" w:hAnsi="Times New Roman" w:cs="Times New Roman"/>
            <w:color w:val="auto"/>
            <w:sz w:val="26"/>
            <w:szCs w:val="26"/>
            <w:lang w:val="pt-BR"/>
          </w:rPr>
          <w:t>Giá Trị Hợp Đồng</w:t>
        </w:r>
      </w:ins>
      <w:r>
        <w:rPr>
          <w:rFonts w:ascii="Times New Roman" w:hAnsi="Times New Roman" w:cs="Times New Roman"/>
          <w:sz w:val="26"/>
          <w:szCs w:val="26"/>
          <w:lang w:val="pt-BR"/>
        </w:rPr>
        <w:t xml:space="preserve"> chậm giao</w:t>
      </w:r>
      <w:r>
        <w:rPr>
          <w:rFonts w:ascii="Times New Roman" w:hAnsi="Times New Roman" w:cs="Times New Roman"/>
          <w:i/>
          <w:color w:val="000000" w:themeColor="text1"/>
          <w:sz w:val="26"/>
          <w:szCs w:val="26"/>
          <w:lang w:val="pt-BR"/>
          <w14:textFill>
            <w14:solidFill>
              <w14:schemeClr w14:val="tx1"/>
            </w14:solidFill>
          </w14:textFill>
        </w:rPr>
        <w:t xml:space="preserve"> </w:t>
      </w:r>
      <w:r>
        <w:rPr>
          <w:rFonts w:ascii="Times New Roman" w:hAnsi="Times New Roman" w:cs="Times New Roman"/>
          <w:color w:val="000000" w:themeColor="text1"/>
          <w:sz w:val="26"/>
          <w:szCs w:val="26"/>
          <w:lang w:val="pt-BR"/>
          <w14:textFill>
            <w14:solidFill>
              <w14:schemeClr w14:val="tx1"/>
            </w14:solidFill>
          </w14:textFill>
        </w:rPr>
        <w:t xml:space="preserve">cho mỗi ngày chậm giao hàng nhưng tổng tiền phạt không quá 08% </w:t>
      </w:r>
      <w:r>
        <w:rPr>
          <w:rFonts w:ascii="Times New Roman" w:hAnsi="Times New Roman" w:cs="Times New Roman"/>
          <w:i/>
          <w:color w:val="000000" w:themeColor="text1"/>
          <w:sz w:val="26"/>
          <w:szCs w:val="26"/>
          <w:lang w:val="pt-BR"/>
          <w14:textFill>
            <w14:solidFill>
              <w14:schemeClr w14:val="tx1"/>
            </w14:solidFill>
          </w14:textFill>
        </w:rPr>
        <w:t xml:space="preserve">(tám phần trăm) </w:t>
      </w:r>
      <w:r>
        <w:rPr>
          <w:rFonts w:ascii="Times New Roman" w:hAnsi="Times New Roman" w:cs="Times New Roman"/>
          <w:color w:val="000000" w:themeColor="text1"/>
          <w:sz w:val="26"/>
          <w:szCs w:val="26"/>
          <w:lang w:val="pt-BR"/>
          <w14:textFill>
            <w14:solidFill>
              <w14:schemeClr w14:val="tx1"/>
            </w14:solidFill>
          </w14:textFill>
        </w:rPr>
        <w:t>tổng giá trị Hàng Hóa chậm giao (tính theo từng Đơn Đặt Hàng bị chậm giao), đồng thời, Bên B phải bồi thường cho Bên A toàn bộ thiệt hại gây ra cho Bên A.</w:t>
      </w:r>
    </w:p>
    <w:p w14:paraId="570753A0">
      <w:pPr>
        <w:numPr>
          <w:ilvl w:val="1"/>
          <w:numId w:val="20"/>
        </w:numPr>
        <w:spacing w:before="120" w:after="120" w:line="264" w:lineRule="auto"/>
        <w:ind w:left="709"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Nếu Bên B giao Hàng Hoá không đúng, không đủ theo quy định của Hợp Đồng và/hoặc Đơn Đặt Hàng, Bên B phải thay thế Hàng Hóa đạt yêu cầu cho Bên A trong thời hạn Bên A yêu cầu, đồng thời, Bên B sẽ bị phạt 08% </w:t>
      </w:r>
      <w:r>
        <w:rPr>
          <w:rFonts w:ascii="Times New Roman" w:hAnsi="Times New Roman" w:cs="Times New Roman"/>
          <w:i/>
          <w:color w:val="000000" w:themeColor="text1"/>
          <w:sz w:val="26"/>
          <w:szCs w:val="26"/>
          <w:lang w:val="pt-BR"/>
          <w14:textFill>
            <w14:solidFill>
              <w14:schemeClr w14:val="tx1"/>
            </w14:solidFill>
          </w14:textFill>
        </w:rPr>
        <w:t xml:space="preserve">(tám phần trăm) </w:t>
      </w:r>
      <w:r>
        <w:rPr>
          <w:rFonts w:ascii="Times New Roman" w:hAnsi="Times New Roman" w:cs="Times New Roman"/>
          <w:sz w:val="26"/>
          <w:szCs w:val="26"/>
          <w:lang w:val="pt-BR"/>
        </w:rPr>
        <w:t xml:space="preserve">giá trị Hàng Hóa không đạt yêu cầu (tính theo từng Đơn Đặt Hàng bị vi phạm) </w:t>
      </w:r>
      <w:r>
        <w:rPr>
          <w:rFonts w:ascii="Times New Roman" w:hAnsi="Times New Roman" w:cs="Times New Roman"/>
          <w:color w:val="000000" w:themeColor="text1"/>
          <w:sz w:val="26"/>
          <w:szCs w:val="26"/>
          <w:lang w:val="pt-BR"/>
          <w14:textFill>
            <w14:solidFill>
              <w14:schemeClr w14:val="tx1"/>
            </w14:solidFill>
          </w14:textFill>
        </w:rPr>
        <w:t>và bồi thường toàn bộ thiệt hại gây ra cho Bên A. Ngoài ra, nếu Bên B chậm giao Hàng Hóa thay thế theo quy định tại Điều 12.2 này thì Bên B sẽ bị phạt chậm giao hàng như quy định tại Điều 12.1 của Hợp Đồng.</w:t>
      </w:r>
    </w:p>
    <w:p w14:paraId="1A574702">
      <w:pPr>
        <w:numPr>
          <w:ilvl w:val="1"/>
          <w:numId w:val="20"/>
        </w:numPr>
        <w:spacing w:before="120" w:after="120" w:line="264" w:lineRule="auto"/>
        <w:ind w:left="709"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Nếu Bên B đơn phương đình chỉ, chấm dứt Hợp Đồng này và/hoặc Đơn Đặt Hàng không đúng quy định tại Hợp Đồng này, Bên B sẽ bị phạt 08% </w:t>
      </w:r>
      <w:r>
        <w:rPr>
          <w:rFonts w:ascii="Times New Roman" w:hAnsi="Times New Roman" w:cs="Times New Roman"/>
          <w:i/>
          <w:color w:val="000000" w:themeColor="text1"/>
          <w:sz w:val="26"/>
          <w:szCs w:val="26"/>
          <w:lang w:val="pt-BR"/>
          <w14:textFill>
            <w14:solidFill>
              <w14:schemeClr w14:val="tx1"/>
            </w14:solidFill>
          </w14:textFill>
        </w:rPr>
        <w:t xml:space="preserve">(tám phần trăm) </w:t>
      </w:r>
      <w:r>
        <w:rPr>
          <w:rFonts w:ascii="Times New Roman" w:hAnsi="Times New Roman" w:cs="Times New Roman"/>
          <w:sz w:val="26"/>
          <w:szCs w:val="26"/>
          <w:lang w:val="pt-BR"/>
        </w:rPr>
        <w:t xml:space="preserve">tổng giá trị của tất cả các Đơn Đặt Hàng đã phát sinh tính đến thời điểm Bên B </w:t>
      </w:r>
      <w:r>
        <w:rPr>
          <w:rFonts w:ascii="Times New Roman" w:hAnsi="Times New Roman" w:cs="Times New Roman"/>
          <w:color w:val="000000" w:themeColor="text1"/>
          <w:sz w:val="26"/>
          <w:szCs w:val="26"/>
          <w:lang w:val="pt-BR"/>
          <w14:textFill>
            <w14:solidFill>
              <w14:schemeClr w14:val="tx1"/>
            </w14:solidFill>
          </w14:textFill>
        </w:rPr>
        <w:t>đình chỉ, chấm dứt</w:t>
      </w:r>
      <w:r>
        <w:rPr>
          <w:rFonts w:ascii="Times New Roman" w:hAnsi="Times New Roman" w:cs="Times New Roman"/>
          <w:sz w:val="26"/>
          <w:szCs w:val="26"/>
          <w:lang w:val="pt-BR"/>
        </w:rPr>
        <w:t xml:space="preserve"> Hợp Đồng </w:t>
      </w:r>
      <w:r>
        <w:rPr>
          <w:rFonts w:ascii="Times New Roman" w:hAnsi="Times New Roman" w:cs="Times New Roman"/>
          <w:color w:val="000000" w:themeColor="text1"/>
          <w:sz w:val="26"/>
          <w:szCs w:val="26"/>
          <w:lang w:val="pt-BR"/>
          <w14:textFill>
            <w14:solidFill>
              <w14:schemeClr w14:val="tx1"/>
            </w14:solidFill>
          </w14:textFill>
        </w:rPr>
        <w:t>và/hoặc Đơn Đặt Hàng, đồng thời phải bồi thường cho Bên A toàn bộ thiệt hại mà Bên A phải gánh chịu do việc đình chỉ, chấm dứt Hợp Đồng và/hoặc Đơn Đặt Hàng của Bên B và phải hoàn trả cho Bên A toàn bộ số tiền đã nhận của Bên A.</w:t>
      </w:r>
    </w:p>
    <w:p w14:paraId="5DDA7359">
      <w:pPr>
        <w:numPr>
          <w:ilvl w:val="1"/>
          <w:numId w:val="20"/>
        </w:numPr>
        <w:spacing w:before="120" w:after="120" w:line="264" w:lineRule="auto"/>
        <w:ind w:left="709"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Không mâu thuẫn các điều khoản phạt khác của Hợp Đồng, nếu Bên B vi phạm bất cứ nghĩa vụ nào của Hợp Đồng và/hoặc từng Đơn Đặt Hàng (trừ quy định tại Điều 11.3 của Hợp Đồng), Bên B sẽ bị phạt 08% </w:t>
      </w:r>
      <w:r>
        <w:rPr>
          <w:rFonts w:ascii="Times New Roman" w:hAnsi="Times New Roman" w:cs="Times New Roman"/>
          <w:i/>
          <w:color w:val="000000" w:themeColor="text1"/>
          <w:sz w:val="26"/>
          <w:szCs w:val="26"/>
          <w:lang w:val="pt-BR"/>
          <w14:textFill>
            <w14:solidFill>
              <w14:schemeClr w14:val="tx1"/>
            </w14:solidFill>
          </w14:textFill>
        </w:rPr>
        <w:t xml:space="preserve">(tám phần trăm) </w:t>
      </w:r>
      <w:r>
        <w:rPr>
          <w:rFonts w:ascii="Times New Roman" w:hAnsi="Times New Roman" w:cs="Times New Roman"/>
          <w:sz w:val="26"/>
          <w:szCs w:val="26"/>
          <w:lang w:val="pt-BR"/>
        </w:rPr>
        <w:t>tổng</w:t>
      </w:r>
      <w:r>
        <w:rPr>
          <w:rFonts w:ascii="Times New Roman" w:hAnsi="Times New Roman" w:cs="Times New Roman"/>
          <w:i/>
          <w:sz w:val="26"/>
          <w:szCs w:val="26"/>
          <w:lang w:val="pt-BR"/>
        </w:rPr>
        <w:t xml:space="preserve"> </w:t>
      </w:r>
      <w:r>
        <w:rPr>
          <w:rFonts w:ascii="Times New Roman" w:hAnsi="Times New Roman" w:cs="Times New Roman"/>
          <w:sz w:val="26"/>
          <w:szCs w:val="26"/>
          <w:lang w:val="pt-BR"/>
        </w:rPr>
        <w:t xml:space="preserve">giá trị của tất cả các Đơn Đặt Hàng bị vi phạm </w:t>
      </w:r>
      <w:r>
        <w:rPr>
          <w:rFonts w:ascii="Times New Roman" w:hAnsi="Times New Roman" w:cs="Times New Roman"/>
          <w:color w:val="000000" w:themeColor="text1"/>
          <w:sz w:val="26"/>
          <w:szCs w:val="26"/>
          <w:lang w:val="vi-VN"/>
          <w14:textFill>
            <w14:solidFill>
              <w14:schemeClr w14:val="tx1"/>
            </w14:solidFill>
          </w14:textFill>
        </w:rPr>
        <w:t>tính đến thời điểm Bên B vi phạm</w:t>
      </w:r>
      <w:r>
        <w:rPr>
          <w:rFonts w:ascii="Times New Roman" w:hAnsi="Times New Roman" w:cs="Times New Roman"/>
          <w:color w:val="000000" w:themeColor="text1"/>
          <w:sz w:val="26"/>
          <w:szCs w:val="26"/>
          <w:lang w:val="pt-BR"/>
          <w14:textFill>
            <w14:solidFill>
              <w14:schemeClr w14:val="tx1"/>
            </w14:solidFill>
          </w14:textFill>
        </w:rPr>
        <w:t>, đồng thời, Bên B phải bồi thường cho Bên A toàn bộ thiệt hại mà Bên A phải gánh chịu do việc vi phạm Hợp Đồng và/hoặc Đơn Đặt Hàng</w:t>
      </w:r>
      <w:r>
        <w:rPr>
          <w:rFonts w:ascii="Times New Roman" w:hAnsi="Times New Roman"/>
          <w:color w:val="000000" w:themeColor="text1"/>
          <w:sz w:val="26"/>
          <w:szCs w:val="26"/>
          <w:lang w:val="pt-BR"/>
          <w14:textFill>
            <w14:solidFill>
              <w14:schemeClr w14:val="tx1"/>
            </w14:solidFill>
          </w14:textFill>
        </w:rPr>
        <w:t xml:space="preserve"> của Bên B </w:t>
      </w:r>
      <w:r>
        <w:rPr>
          <w:rFonts w:ascii="Times New Roman" w:hAnsi="Times New Roman" w:cs="Times New Roman"/>
          <w:color w:val="000000" w:themeColor="text1"/>
          <w:spacing w:val="3"/>
          <w:sz w:val="26"/>
          <w:szCs w:val="26"/>
          <w:lang w:val="pt-BR"/>
          <w14:textFill>
            <w14:solidFill>
              <w14:schemeClr w14:val="tx1"/>
            </w14:solidFill>
          </w14:textFill>
        </w:rPr>
        <w:t>và phải hoàn trả cho Bên A toàn bộ số tiền đã nhận của Bên A</w:t>
      </w:r>
      <w:r>
        <w:rPr>
          <w:rFonts w:ascii="Times New Roman" w:hAnsi="Times New Roman" w:cs="Times New Roman"/>
          <w:color w:val="000000" w:themeColor="text1"/>
          <w:sz w:val="26"/>
          <w:szCs w:val="26"/>
          <w:lang w:val="pt-BR"/>
          <w14:textFill>
            <w14:solidFill>
              <w14:schemeClr w14:val="tx1"/>
            </w14:solidFill>
          </w14:textFill>
        </w:rPr>
        <w:t>.</w:t>
      </w:r>
    </w:p>
    <w:p w14:paraId="214BD70B">
      <w:pPr>
        <w:numPr>
          <w:ilvl w:val="1"/>
          <w:numId w:val="20"/>
        </w:numPr>
        <w:spacing w:before="120" w:after="120" w:line="264" w:lineRule="auto"/>
        <w:ind w:left="709"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Nếu Bên A thanh toán chậm cho Bên B thì Bên A sẽ phải trả lãi chậm trả theo lãi suất tiền gửi tiết kiệm bằng đồng Việt Nam kỳ hạn 06 (</w:t>
      </w:r>
      <w:r>
        <w:rPr>
          <w:rFonts w:ascii="Times New Roman" w:hAnsi="Times New Roman" w:cs="Times New Roman"/>
          <w:i/>
          <w:color w:val="000000" w:themeColor="text1"/>
          <w:sz w:val="26"/>
          <w:szCs w:val="26"/>
          <w:lang w:val="pt-BR"/>
          <w14:textFill>
            <w14:solidFill>
              <w14:schemeClr w14:val="tx1"/>
            </w14:solidFill>
          </w14:textFill>
        </w:rPr>
        <w:t>sáu</w:t>
      </w:r>
      <w:r>
        <w:rPr>
          <w:rFonts w:ascii="Times New Roman" w:hAnsi="Times New Roman" w:cs="Times New Roman"/>
          <w:color w:val="000000" w:themeColor="text1"/>
          <w:sz w:val="26"/>
          <w:szCs w:val="26"/>
          <w:lang w:val="pt-BR"/>
          <w14:textFill>
            <w14:solidFill>
              <w14:schemeClr w14:val="tx1"/>
            </w14:solidFill>
          </w14:textFill>
        </w:rPr>
        <w:t>)</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lang w:val="pt-BR"/>
          <w14:textFill>
            <w14:solidFill>
              <w14:schemeClr w14:val="tx1"/>
            </w14:solidFill>
          </w14:textFill>
        </w:rPr>
        <w:t xml:space="preserve">tháng lãi trả cuối kỳ do Ngân hàng Thương mại Cổ phần Đầu tư và Phát triển Việt Nam (BIDV) công bố/áp dụng tại thời điểm thanh toán tính trên số tiền và số ngày chậm thanh toán. Tổng số tiền lãi không vượt quá 08% </w:t>
      </w:r>
      <w:r>
        <w:rPr>
          <w:rFonts w:ascii="Times New Roman" w:hAnsi="Times New Roman" w:cs="Times New Roman"/>
          <w:i/>
          <w:color w:val="000000" w:themeColor="text1"/>
          <w:sz w:val="26"/>
          <w:szCs w:val="26"/>
          <w:lang w:val="pt-BR"/>
          <w14:textFill>
            <w14:solidFill>
              <w14:schemeClr w14:val="tx1"/>
            </w14:solidFill>
          </w14:textFill>
        </w:rPr>
        <w:t xml:space="preserve">(tám phần trăm) </w:t>
      </w:r>
      <w:r>
        <w:rPr>
          <w:rFonts w:ascii="Times New Roman" w:hAnsi="Times New Roman" w:cs="Times New Roman"/>
          <w:color w:val="000000" w:themeColor="text1"/>
          <w:sz w:val="26"/>
          <w:szCs w:val="26"/>
          <w:lang w:val="pt-BR"/>
          <w14:textFill>
            <w14:solidFill>
              <w14:schemeClr w14:val="tx1"/>
            </w14:solidFill>
          </w14:textFill>
        </w:rPr>
        <w:t>tổng số tiền chậm thanh toán.</w:t>
      </w:r>
    </w:p>
    <w:p w14:paraId="1E9DD76E">
      <w:pPr>
        <w:pStyle w:val="48"/>
        <w:widowControl w:val="0"/>
        <w:spacing w:before="120" w:after="120" w:line="264" w:lineRule="auto"/>
        <w:ind w:left="720" w:hanging="720"/>
        <w:jc w:val="both"/>
        <w:rPr>
          <w:rFonts w:ascii="Times New Roman" w:hAnsi="Times New Roman" w:cs="Times New Roman"/>
          <w:sz w:val="26"/>
          <w:szCs w:val="26"/>
          <w:lang w:val="pt-BR"/>
        </w:rPr>
      </w:pPr>
      <w:r>
        <w:rPr>
          <w:rFonts w:ascii="Times New Roman" w:hAnsi="Times New Roman" w:cs="Times New Roman"/>
          <w:sz w:val="26"/>
          <w:szCs w:val="26"/>
          <w:lang w:val="pt-BR"/>
        </w:rPr>
        <w:t>ĐIỀU 13.          HIỆU LỰC HỢP ĐỒNG VÀ CHẤM DỨT HỢP ĐỒNG</w:t>
      </w:r>
    </w:p>
    <w:p w14:paraId="285E53BB">
      <w:pPr>
        <w:pStyle w:val="48"/>
        <w:widowControl w:val="0"/>
        <w:numPr>
          <w:ilvl w:val="1"/>
          <w:numId w:val="21"/>
        </w:numPr>
        <w:spacing w:before="120" w:after="120" w:line="264" w:lineRule="auto"/>
        <w:ind w:left="709" w:hanging="709"/>
        <w:jc w:val="both"/>
        <w:rPr>
          <w:rFonts w:ascii="Times New Roman" w:hAnsi="Times New Roman" w:cs="Times New Roman"/>
          <w:b w:val="0"/>
          <w:sz w:val="26"/>
          <w:szCs w:val="26"/>
          <w:lang w:val="vi-VN"/>
        </w:rPr>
      </w:pPr>
      <w:r>
        <w:rPr>
          <w:rFonts w:ascii="Times New Roman" w:hAnsi="Times New Roman" w:cs="Times New Roman"/>
          <w:b w:val="0"/>
          <w:sz w:val="26"/>
          <w:szCs w:val="26"/>
          <w:lang w:val="pt-BR"/>
        </w:rPr>
        <w:t>Hợp Đồng này có hiệu lực kể từ ngày Các Bên ký kết và đóng dấu hợp lệ vào Hợp Đồng.</w:t>
      </w:r>
    </w:p>
    <w:p w14:paraId="45BEEC53">
      <w:pPr>
        <w:pStyle w:val="48"/>
        <w:widowControl w:val="0"/>
        <w:numPr>
          <w:ilvl w:val="1"/>
          <w:numId w:val="21"/>
        </w:numPr>
        <w:spacing w:before="120" w:after="120" w:line="264" w:lineRule="auto"/>
        <w:ind w:left="709" w:hanging="709"/>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Hợp Đồng và/hoặc Đơn Đặt Hàng sẽ chấm dứt trong các trường hợp sau:</w:t>
      </w:r>
    </w:p>
    <w:p w14:paraId="7D7308ED">
      <w:pPr>
        <w:pStyle w:val="48"/>
        <w:widowControl w:val="0"/>
        <w:numPr>
          <w:ilvl w:val="2"/>
          <w:numId w:val="22"/>
        </w:numPr>
        <w:tabs>
          <w:tab w:val="left" w:pos="709"/>
        </w:tabs>
        <w:spacing w:after="120" w:line="276" w:lineRule="auto"/>
        <w:ind w:left="720" w:hanging="630"/>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Khi Hai Bên có thỏa thuận bằng văn bản về việc chấm dứt Hợp Đồng</w:t>
      </w:r>
      <w:r>
        <w:rPr>
          <w:rFonts w:ascii="Times New Roman" w:hAnsi="Times New Roman"/>
          <w:b w:val="0"/>
          <w:sz w:val="26"/>
          <w:lang w:val="vi-VN"/>
        </w:rPr>
        <w:t xml:space="preserve"> </w:t>
      </w:r>
      <w:r>
        <w:rPr>
          <w:rFonts w:ascii="Times New Roman" w:hAnsi="Times New Roman" w:cs="Times New Roman"/>
          <w:b w:val="0"/>
          <w:sz w:val="26"/>
          <w:szCs w:val="26"/>
          <w:lang w:val="pt-BR"/>
        </w:rPr>
        <w:t>và/hoặc Đơn Đặt Hàng</w:t>
      </w:r>
      <w:r>
        <w:rPr>
          <w:rFonts w:ascii="Times New Roman" w:hAnsi="Times New Roman" w:cs="Times New Roman"/>
          <w:b w:val="0"/>
          <w:sz w:val="26"/>
          <w:szCs w:val="26"/>
          <w:lang w:val="vi-VN"/>
        </w:rPr>
        <w:t>. Trong trường hợp này, Các Bên có trách nhiệm hoàn thành mọi nghĩa vụ đối với nhau theo văn bản thỏa thuận chấm dứt.</w:t>
      </w:r>
    </w:p>
    <w:p w14:paraId="4D68E08C">
      <w:pPr>
        <w:pStyle w:val="48"/>
        <w:widowControl w:val="0"/>
        <w:numPr>
          <w:ilvl w:val="2"/>
          <w:numId w:val="22"/>
        </w:numPr>
        <w:tabs>
          <w:tab w:val="left" w:pos="709"/>
        </w:tabs>
        <w:spacing w:after="120" w:line="276" w:lineRule="auto"/>
        <w:ind w:left="709" w:hanging="709"/>
        <w:jc w:val="both"/>
        <w:rPr>
          <w:rFonts w:ascii="Times New Roman" w:hAnsi="Times New Roman" w:cs="Times New Roman"/>
          <w:b w:val="0"/>
          <w:sz w:val="26"/>
          <w:szCs w:val="26"/>
          <w:lang w:val="vi-VN"/>
        </w:rPr>
      </w:pPr>
      <w:r>
        <w:rPr>
          <w:rFonts w:ascii="Times New Roman" w:hAnsi="Times New Roman"/>
          <w:b w:val="0"/>
          <w:sz w:val="26"/>
          <w:lang w:val="vi-VN"/>
        </w:rPr>
        <w:t>Khi Bên A không còn nhu cầu mua Hàng Hóa của Bên B theo Hợp Đồng và/hoặc Đơn Đặt Hàng. Trong trường hợp này, Bên A có quyền đơn phương chấm dứt Hợp Đồng</w:t>
      </w:r>
      <w:r>
        <w:rPr>
          <w:rFonts w:ascii="Times New Roman" w:hAnsi="Times New Roman" w:cs="Times New Roman"/>
          <w:b w:val="0"/>
          <w:sz w:val="26"/>
          <w:szCs w:val="26"/>
          <w:lang w:val="pt-BR"/>
        </w:rPr>
        <w:t xml:space="preserve"> và/hoặc Đơn Đặt Hàng</w:t>
      </w:r>
      <w:r>
        <w:rPr>
          <w:rFonts w:ascii="Times New Roman" w:hAnsi="Times New Roman"/>
          <w:b w:val="0"/>
          <w:sz w:val="26"/>
          <w:lang w:val="vi-VN"/>
        </w:rPr>
        <w:t xml:space="preserve"> bằng việc gửi văn bản thông báo cho Bên B trước ít nhất 02 (</w:t>
      </w:r>
      <w:r>
        <w:rPr>
          <w:rFonts w:ascii="Times New Roman" w:hAnsi="Times New Roman"/>
          <w:b w:val="0"/>
          <w:i/>
          <w:sz w:val="26"/>
          <w:lang w:val="vi-VN"/>
        </w:rPr>
        <w:t>hai</w:t>
      </w:r>
      <w:r>
        <w:rPr>
          <w:rFonts w:ascii="Times New Roman" w:hAnsi="Times New Roman"/>
          <w:b w:val="0"/>
          <w:sz w:val="26"/>
          <w:lang w:val="vi-VN"/>
        </w:rPr>
        <w:t>) ngày tính đến ngày dự kiến chấm dứt Hợp Đồng</w:t>
      </w:r>
      <w:r>
        <w:rPr>
          <w:rFonts w:ascii="Times New Roman" w:hAnsi="Times New Roman" w:cs="Times New Roman"/>
          <w:b w:val="0"/>
          <w:sz w:val="26"/>
          <w:szCs w:val="26"/>
          <w:lang w:val="pt-BR"/>
        </w:rPr>
        <w:t xml:space="preserve"> và/hoặc Đơn Đặt Hàng</w:t>
      </w:r>
      <w:r>
        <w:rPr>
          <w:rFonts w:ascii="Times New Roman" w:hAnsi="Times New Roman"/>
          <w:b w:val="0"/>
          <w:sz w:val="26"/>
          <w:lang w:val="vi-VN"/>
        </w:rPr>
        <w:t xml:space="preserve"> mà không phải chịu bất kỳ chế tài phạt vi phạm, bồi thường thiệt hại hay chi phí nào đối với Bên B</w:t>
      </w:r>
      <w:r>
        <w:rPr>
          <w:rFonts w:ascii="Times New Roman" w:hAnsi="Times New Roman" w:cs="Times New Roman"/>
          <w:b w:val="0"/>
          <w:color w:val="0D0D0D" w:themeColor="text1" w:themeTint="F2"/>
          <w:sz w:val="26"/>
          <w:szCs w:val="26"/>
          <w:lang w:val="vi-VN"/>
          <w14:textFill>
            <w14:solidFill>
              <w14:schemeClr w14:val="tx1">
                <w14:lumMod w14:val="95000"/>
                <w14:lumOff w14:val="5000"/>
              </w14:schemeClr>
            </w14:solidFill>
          </w14:textFill>
        </w:rPr>
        <w:t xml:space="preserve"> do việc chấm dứt Hợp Đồng</w:t>
      </w:r>
      <w:r>
        <w:rPr>
          <w:rFonts w:ascii="Times New Roman" w:hAnsi="Times New Roman"/>
          <w:b w:val="0"/>
          <w:color w:val="0D0D0D" w:themeColor="text1" w:themeTint="F2"/>
          <w:sz w:val="26"/>
          <w:szCs w:val="26"/>
          <w:lang w:val="vi-VN"/>
          <w14:textFill>
            <w14:solidFill>
              <w14:schemeClr w14:val="tx1">
                <w14:lumMod w14:val="95000"/>
                <w14:lumOff w14:val="5000"/>
              </w14:schemeClr>
            </w14:solidFill>
          </w14:textFill>
        </w:rPr>
        <w:t xml:space="preserve"> và/hoặc </w:t>
      </w:r>
      <w:r>
        <w:rPr>
          <w:rFonts w:ascii="Times New Roman" w:hAnsi="Times New Roman"/>
          <w:b w:val="0"/>
          <w:sz w:val="26"/>
          <w:lang w:val="vi-VN"/>
        </w:rPr>
        <w:t xml:space="preserve">Đơn Đặt Hàng. Hợp Đồng và/hoặc Đơn Đặt Hàng sẽ chấm dứt vào thời điểm theo thông báo của Bên A. </w:t>
      </w:r>
    </w:p>
    <w:p w14:paraId="24DA2887">
      <w:pPr>
        <w:pStyle w:val="48"/>
        <w:widowControl w:val="0"/>
        <w:numPr>
          <w:ilvl w:val="2"/>
          <w:numId w:val="22"/>
        </w:numPr>
        <w:tabs>
          <w:tab w:val="left" w:pos="709"/>
        </w:tabs>
        <w:spacing w:after="120" w:line="264" w:lineRule="auto"/>
        <w:ind w:left="709" w:hanging="709"/>
        <w:jc w:val="both"/>
        <w:rPr>
          <w:rFonts w:ascii="Times New Roman" w:hAnsi="Times New Roman" w:cs="Times New Roman"/>
          <w:b w:val="0"/>
          <w:color w:val="0D0D0D" w:themeColor="text1" w:themeTint="F2"/>
          <w:sz w:val="26"/>
          <w:szCs w:val="26"/>
          <w:lang w:val="vi-VN"/>
          <w14:textFill>
            <w14:solidFill>
              <w14:schemeClr w14:val="tx1">
                <w14:lumMod w14:val="95000"/>
                <w14:lumOff w14:val="5000"/>
              </w14:schemeClr>
            </w14:solidFill>
          </w14:textFill>
        </w:rPr>
      </w:pPr>
      <w:r>
        <w:rPr>
          <w:rFonts w:ascii="Times New Roman" w:hAnsi="Times New Roman" w:cs="Times New Roman"/>
          <w:b w:val="0"/>
          <w:color w:val="0D0D0D" w:themeColor="text1" w:themeTint="F2"/>
          <w:sz w:val="26"/>
          <w:szCs w:val="26"/>
          <w:lang w:val="vi-VN"/>
          <w14:textFill>
            <w14:solidFill>
              <w14:schemeClr w14:val="tx1">
                <w14:lumMod w14:val="95000"/>
                <w14:lumOff w14:val="5000"/>
              </w14:schemeClr>
            </w14:solidFill>
          </w14:textFill>
        </w:rPr>
        <w:t>Theo đánh giá đơn phương của Bên A thì Bên B không còn khả năng cung cấp Hàng Hóa cho Bên A và/hoặc Hàng Hóa do Bên B cung cấp không đáp ứng yêu cầu và chất lượng của Bên A. Trong trường hợp này, Bên A sẽ thông báo cho Bên B ít nhất trước 02 (</w:t>
      </w:r>
      <w:r>
        <w:rPr>
          <w:rFonts w:ascii="Times New Roman" w:hAnsi="Times New Roman" w:cs="Times New Roman"/>
          <w:b w:val="0"/>
          <w:i/>
          <w:color w:val="0D0D0D" w:themeColor="text1" w:themeTint="F2"/>
          <w:sz w:val="26"/>
          <w:szCs w:val="26"/>
          <w:lang w:val="vi-VN"/>
          <w14:textFill>
            <w14:solidFill>
              <w14:schemeClr w14:val="tx1">
                <w14:lumMod w14:val="95000"/>
                <w14:lumOff w14:val="5000"/>
              </w14:schemeClr>
            </w14:solidFill>
          </w14:textFill>
        </w:rPr>
        <w:t>hai</w:t>
      </w:r>
      <w:r>
        <w:rPr>
          <w:rFonts w:ascii="Times New Roman" w:hAnsi="Times New Roman" w:cs="Times New Roman"/>
          <w:b w:val="0"/>
          <w:color w:val="0D0D0D" w:themeColor="text1" w:themeTint="F2"/>
          <w:sz w:val="26"/>
          <w:szCs w:val="26"/>
          <w:lang w:val="vi-VN"/>
          <w14:textFill>
            <w14:solidFill>
              <w14:schemeClr w14:val="tx1">
                <w14:lumMod w14:val="95000"/>
                <w14:lumOff w14:val="5000"/>
              </w14:schemeClr>
            </w14:solidFill>
          </w14:textFill>
        </w:rPr>
        <w:t>) ngày tính đến ngày chấm dứt Hợp Đồng</w:t>
      </w:r>
      <w:r>
        <w:rPr>
          <w:rFonts w:ascii="Times New Roman" w:hAnsi="Times New Roman"/>
          <w:b w:val="0"/>
          <w:color w:val="0D0D0D" w:themeColor="text1" w:themeTint="F2"/>
          <w:sz w:val="26"/>
          <w:szCs w:val="26"/>
          <w:lang w:val="vi-VN"/>
          <w14:textFill>
            <w14:solidFill>
              <w14:schemeClr w14:val="tx1">
                <w14:lumMod w14:val="95000"/>
                <w14:lumOff w14:val="5000"/>
              </w14:schemeClr>
            </w14:solidFill>
          </w14:textFill>
        </w:rPr>
        <w:t xml:space="preserve"> và/hoặc </w:t>
      </w:r>
      <w:r>
        <w:rPr>
          <w:rFonts w:ascii="Times New Roman" w:hAnsi="Times New Roman"/>
          <w:b w:val="0"/>
          <w:sz w:val="26"/>
          <w:lang w:val="vi-VN"/>
        </w:rPr>
        <w:t>Đơn Đặt Hàng</w:t>
      </w:r>
      <w:r>
        <w:rPr>
          <w:rFonts w:ascii="Times New Roman" w:hAnsi="Times New Roman" w:cs="Times New Roman"/>
          <w:b w:val="0"/>
          <w:color w:val="0D0D0D" w:themeColor="text1" w:themeTint="F2"/>
          <w:sz w:val="26"/>
          <w:szCs w:val="26"/>
          <w:lang w:val="vi-VN"/>
          <w14:textFill>
            <w14:solidFill>
              <w14:schemeClr w14:val="tx1">
                <w14:lumMod w14:val="95000"/>
                <w14:lumOff w14:val="5000"/>
              </w14:schemeClr>
            </w14:solidFill>
          </w14:textFill>
        </w:rPr>
        <w:t>. Bên A không phải chịu bất kỳ nghĩa vụ phạt vi phạm Hợp Đồng, bồi thường thiệt hại và/hoặc chi phí nào đối với Bên B do việc chấm dứt Hợp Đồng</w:t>
      </w:r>
      <w:r>
        <w:rPr>
          <w:rFonts w:ascii="Times New Roman" w:hAnsi="Times New Roman"/>
          <w:b w:val="0"/>
          <w:color w:val="0D0D0D" w:themeColor="text1" w:themeTint="F2"/>
          <w:sz w:val="26"/>
          <w:szCs w:val="26"/>
          <w:lang w:val="vi-VN"/>
          <w14:textFill>
            <w14:solidFill>
              <w14:schemeClr w14:val="tx1">
                <w14:lumMod w14:val="95000"/>
                <w14:lumOff w14:val="5000"/>
              </w14:schemeClr>
            </w14:solidFill>
          </w14:textFill>
        </w:rPr>
        <w:t xml:space="preserve"> và/hoặc </w:t>
      </w:r>
      <w:r>
        <w:rPr>
          <w:rFonts w:ascii="Times New Roman" w:hAnsi="Times New Roman"/>
          <w:b w:val="0"/>
          <w:sz w:val="26"/>
          <w:lang w:val="vi-VN"/>
        </w:rPr>
        <w:t>Đơn Đặt Hàng</w:t>
      </w:r>
      <w:r>
        <w:rPr>
          <w:rFonts w:ascii="Times New Roman" w:hAnsi="Times New Roman" w:cs="Times New Roman"/>
          <w:b w:val="0"/>
          <w:color w:val="0D0D0D" w:themeColor="text1" w:themeTint="F2"/>
          <w:sz w:val="26"/>
          <w:szCs w:val="26"/>
          <w:lang w:val="vi-VN"/>
          <w14:textFill>
            <w14:solidFill>
              <w14:schemeClr w14:val="tx1">
                <w14:lumMod w14:val="95000"/>
                <w14:lumOff w14:val="5000"/>
              </w14:schemeClr>
            </w14:solidFill>
          </w14:textFill>
        </w:rPr>
        <w:t xml:space="preserve">. Hợp Đồng </w:t>
      </w:r>
      <w:r>
        <w:rPr>
          <w:rFonts w:ascii="Times New Roman" w:hAnsi="Times New Roman"/>
          <w:b w:val="0"/>
          <w:color w:val="0D0D0D" w:themeColor="text1" w:themeTint="F2"/>
          <w:sz w:val="26"/>
          <w:szCs w:val="26"/>
          <w:lang w:val="vi-VN"/>
          <w14:textFill>
            <w14:solidFill>
              <w14:schemeClr w14:val="tx1">
                <w14:lumMod w14:val="95000"/>
                <w14:lumOff w14:val="5000"/>
              </w14:schemeClr>
            </w14:solidFill>
          </w14:textFill>
        </w:rPr>
        <w:t xml:space="preserve">và/hoặc </w:t>
      </w:r>
      <w:r>
        <w:rPr>
          <w:rFonts w:ascii="Times New Roman" w:hAnsi="Times New Roman"/>
          <w:b w:val="0"/>
          <w:sz w:val="26"/>
          <w:lang w:val="vi-VN"/>
        </w:rPr>
        <w:t>Đơn Đặt Hàng</w:t>
      </w:r>
      <w:r>
        <w:rPr>
          <w:rFonts w:ascii="Times New Roman" w:hAnsi="Times New Roman" w:cs="Times New Roman"/>
          <w:b w:val="0"/>
          <w:color w:val="0D0D0D" w:themeColor="text1" w:themeTint="F2"/>
          <w:sz w:val="26"/>
          <w:szCs w:val="26"/>
          <w:lang w:val="vi-VN"/>
          <w14:textFill>
            <w14:solidFill>
              <w14:schemeClr w14:val="tx1">
                <w14:lumMod w14:val="95000"/>
                <w14:lumOff w14:val="5000"/>
              </w14:schemeClr>
            </w14:solidFill>
          </w14:textFill>
        </w:rPr>
        <w:t xml:space="preserve"> chấm dứt vào thời điểm theo thông báo của Bên A. </w:t>
      </w:r>
    </w:p>
    <w:p w14:paraId="412A75E4">
      <w:pPr>
        <w:pStyle w:val="48"/>
        <w:widowControl w:val="0"/>
        <w:numPr>
          <w:ilvl w:val="2"/>
          <w:numId w:val="22"/>
        </w:numPr>
        <w:tabs>
          <w:tab w:val="left" w:pos="709"/>
        </w:tabs>
        <w:spacing w:after="120" w:line="276" w:lineRule="auto"/>
        <w:ind w:left="709" w:hanging="709"/>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 xml:space="preserve">Không mâu thuẫn với các điều khoản chấm dứt Hợp Đồng khác, khi một Bên vi phạm các điều khoản và điều kiện của Hợp Đồng </w:t>
      </w:r>
      <w:r>
        <w:rPr>
          <w:rFonts w:ascii="Times New Roman" w:hAnsi="Times New Roman" w:cs="Times New Roman"/>
          <w:b w:val="0"/>
          <w:sz w:val="26"/>
          <w:szCs w:val="26"/>
          <w:lang w:val="pt-BR"/>
        </w:rPr>
        <w:t>và/hoặc Đơn Đặt Hàng</w:t>
      </w:r>
      <w:r>
        <w:rPr>
          <w:rFonts w:ascii="Times New Roman" w:hAnsi="Times New Roman" w:cs="Times New Roman"/>
          <w:sz w:val="26"/>
          <w:szCs w:val="26"/>
          <w:lang w:val="pt-BR"/>
        </w:rPr>
        <w:t xml:space="preserve"> </w:t>
      </w:r>
      <w:r>
        <w:rPr>
          <w:rFonts w:ascii="Times New Roman" w:hAnsi="Times New Roman" w:cs="Times New Roman"/>
          <w:b w:val="0"/>
          <w:sz w:val="26"/>
          <w:szCs w:val="26"/>
          <w:lang w:val="vi-VN"/>
        </w:rPr>
        <w:t xml:space="preserve">nhưng không chấm dứt việc vi phạm và khắc phục hậu quả trong vòng </w:t>
      </w:r>
      <w:r>
        <w:rPr>
          <w:rFonts w:ascii="Times New Roman" w:hAnsi="Times New Roman"/>
          <w:b w:val="0"/>
          <w:sz w:val="26"/>
          <w:lang w:val="vi-VN"/>
        </w:rPr>
        <w:t>15 (</w:t>
      </w:r>
      <w:r>
        <w:rPr>
          <w:rFonts w:ascii="Times New Roman" w:hAnsi="Times New Roman"/>
          <w:b w:val="0"/>
          <w:i/>
          <w:sz w:val="26"/>
          <w:lang w:val="vi-VN"/>
        </w:rPr>
        <w:t>mười lăm</w:t>
      </w:r>
      <w:r>
        <w:rPr>
          <w:rFonts w:ascii="Times New Roman" w:hAnsi="Times New Roman"/>
          <w:b w:val="0"/>
          <w:sz w:val="26"/>
          <w:lang w:val="vi-VN"/>
        </w:rPr>
        <w:t>)</w:t>
      </w:r>
      <w:r>
        <w:rPr>
          <w:rFonts w:ascii="Times New Roman" w:hAnsi="Times New Roman" w:cs="Times New Roman"/>
          <w:b w:val="0"/>
          <w:sz w:val="26"/>
          <w:szCs w:val="26"/>
          <w:lang w:val="vi-VN"/>
        </w:rPr>
        <w:t xml:space="preserve"> ngày kể từ ngày nhận được thông báo bằng văn bản yêu cầu chấm dứt/khắc phục vi phạm của Bên kia, Bên bị vi phạm có quyền đơn phương chấm dứt Hợp Đồng </w:t>
      </w:r>
      <w:r>
        <w:rPr>
          <w:rFonts w:ascii="Times New Roman" w:hAnsi="Times New Roman" w:cs="Times New Roman"/>
          <w:b w:val="0"/>
          <w:sz w:val="26"/>
          <w:szCs w:val="26"/>
          <w:lang w:val="pt-BR"/>
        </w:rPr>
        <w:t>và/hoặc Đơn Đặt Hàng</w:t>
      </w:r>
      <w:r>
        <w:rPr>
          <w:rFonts w:ascii="Times New Roman" w:hAnsi="Times New Roman" w:cs="Times New Roman"/>
          <w:sz w:val="26"/>
          <w:szCs w:val="26"/>
          <w:lang w:val="pt-BR"/>
        </w:rPr>
        <w:t xml:space="preserve"> </w:t>
      </w:r>
      <w:r>
        <w:rPr>
          <w:rFonts w:ascii="Times New Roman" w:hAnsi="Times New Roman" w:cs="Times New Roman"/>
          <w:b w:val="0"/>
          <w:sz w:val="26"/>
          <w:szCs w:val="26"/>
          <w:lang w:val="vi-VN"/>
        </w:rPr>
        <w:t>bằng cách gửi thông báo bằng văn bản cho Bên vi phạm. Hợp Đồng</w:t>
      </w:r>
      <w:r>
        <w:rPr>
          <w:rFonts w:ascii="Times New Roman" w:hAnsi="Times New Roman"/>
          <w:b w:val="0"/>
          <w:sz w:val="26"/>
          <w:lang w:val="pt-BR"/>
        </w:rPr>
        <w:t xml:space="preserve"> </w:t>
      </w:r>
      <w:r>
        <w:rPr>
          <w:rFonts w:ascii="Times New Roman" w:hAnsi="Times New Roman" w:cs="Times New Roman"/>
          <w:b w:val="0"/>
          <w:sz w:val="26"/>
          <w:szCs w:val="26"/>
          <w:lang w:val="pt-BR"/>
        </w:rPr>
        <w:t>và/hoặc Đơn Đặt Hàng</w:t>
      </w:r>
      <w:r>
        <w:rPr>
          <w:rFonts w:ascii="Times New Roman" w:hAnsi="Times New Roman" w:cs="Times New Roman"/>
          <w:b w:val="0"/>
          <w:sz w:val="26"/>
          <w:szCs w:val="26"/>
          <w:lang w:val="vi-VN"/>
        </w:rPr>
        <w:t xml:space="preserve"> sẽ chấm dứt </w:t>
      </w:r>
      <w:r>
        <w:rPr>
          <w:rFonts w:ascii="Times New Roman" w:hAnsi="Times New Roman"/>
          <w:b w:val="0"/>
          <w:sz w:val="26"/>
          <w:lang w:val="vi-VN"/>
        </w:rPr>
        <w:t>vào</w:t>
      </w:r>
      <w:r>
        <w:rPr>
          <w:rFonts w:ascii="Times New Roman" w:hAnsi="Times New Roman" w:cs="Times New Roman"/>
          <w:b w:val="0"/>
          <w:sz w:val="26"/>
          <w:szCs w:val="26"/>
          <w:lang w:val="vi-VN"/>
        </w:rPr>
        <w:t xml:space="preserve"> thời </w:t>
      </w:r>
      <w:r>
        <w:rPr>
          <w:rFonts w:ascii="Times New Roman" w:hAnsi="Times New Roman"/>
          <w:b w:val="0"/>
          <w:sz w:val="26"/>
          <w:lang w:val="vi-VN"/>
        </w:rPr>
        <w:t>điểm</w:t>
      </w:r>
      <w:r>
        <w:rPr>
          <w:rFonts w:ascii="Times New Roman" w:hAnsi="Times New Roman" w:cs="Times New Roman"/>
          <w:b w:val="0"/>
          <w:sz w:val="26"/>
          <w:szCs w:val="26"/>
          <w:lang w:val="vi-VN"/>
        </w:rPr>
        <w:t xml:space="preserve"> nêu trong thông báo </w:t>
      </w:r>
      <w:r>
        <w:rPr>
          <w:rFonts w:ascii="Times New Roman" w:hAnsi="Times New Roman"/>
          <w:b w:val="0"/>
          <w:sz w:val="26"/>
          <w:lang w:val="vi-VN"/>
        </w:rPr>
        <w:t>của Bên bị vi phạm</w:t>
      </w:r>
      <w:r>
        <w:rPr>
          <w:rFonts w:ascii="Times New Roman" w:hAnsi="Times New Roman" w:cs="Times New Roman"/>
          <w:b w:val="0"/>
          <w:sz w:val="26"/>
          <w:szCs w:val="26"/>
          <w:lang w:val="vi-VN"/>
        </w:rPr>
        <w:t>.</w:t>
      </w:r>
    </w:p>
    <w:p w14:paraId="14F9872B">
      <w:pPr>
        <w:pStyle w:val="48"/>
        <w:widowControl w:val="0"/>
        <w:numPr>
          <w:ilvl w:val="2"/>
          <w:numId w:val="22"/>
        </w:numPr>
        <w:tabs>
          <w:tab w:val="left" w:pos="709"/>
        </w:tabs>
        <w:spacing w:before="120" w:after="120" w:line="264" w:lineRule="auto"/>
        <w:ind w:left="709" w:hanging="709"/>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Trong trường hợp Bất khả kháng theo quy định tại Điều 10.5 của Hợp Đồng này.</w:t>
      </w:r>
    </w:p>
    <w:p w14:paraId="43C34035">
      <w:pPr>
        <w:pStyle w:val="48"/>
        <w:widowControl w:val="0"/>
        <w:numPr>
          <w:ilvl w:val="2"/>
          <w:numId w:val="22"/>
        </w:numPr>
        <w:tabs>
          <w:tab w:val="left" w:pos="709"/>
        </w:tabs>
        <w:spacing w:before="120" w:after="120" w:line="264" w:lineRule="auto"/>
        <w:ind w:left="709" w:hanging="709"/>
        <w:jc w:val="both"/>
        <w:rPr>
          <w:rFonts w:ascii="Times New Roman" w:hAnsi="Times New Roman" w:cs="Times New Roman"/>
          <w:sz w:val="26"/>
          <w:szCs w:val="26"/>
          <w:lang w:val="vi-VN"/>
        </w:rPr>
      </w:pPr>
      <w:r>
        <w:rPr>
          <w:rFonts w:ascii="Times New Roman" w:hAnsi="Times New Roman" w:cs="Times New Roman"/>
          <w:b w:val="0"/>
          <w:sz w:val="26"/>
          <w:szCs w:val="26"/>
          <w:lang w:val="vi-VN"/>
        </w:rPr>
        <w:t>Các trường hợp khác theo quy định của Hợp Đồng và quy định pháp luật.</w:t>
      </w:r>
    </w:p>
    <w:p w14:paraId="348304F3">
      <w:pPr>
        <w:pStyle w:val="48"/>
        <w:widowControl w:val="0"/>
        <w:numPr>
          <w:ilvl w:val="1"/>
          <w:numId w:val="21"/>
        </w:numPr>
        <w:spacing w:before="120" w:after="120" w:line="264" w:lineRule="auto"/>
        <w:ind w:left="450" w:hanging="540"/>
        <w:jc w:val="both"/>
        <w:rPr>
          <w:rFonts w:ascii="Times New Roman" w:hAnsi="Times New Roman" w:cs="Times New Roman"/>
          <w:b w:val="0"/>
          <w:sz w:val="26"/>
          <w:szCs w:val="26"/>
          <w:lang w:val="vi-VN"/>
        </w:rPr>
      </w:pPr>
      <w:r>
        <w:rPr>
          <w:rFonts w:ascii="Times New Roman" w:hAnsi="Times New Roman"/>
          <w:b w:val="0"/>
          <w:sz w:val="26"/>
          <w:lang w:val="vi-VN"/>
        </w:rPr>
        <w:t xml:space="preserve">    </w:t>
      </w:r>
      <w:r>
        <w:rPr>
          <w:rFonts w:ascii="Times New Roman" w:hAnsi="Times New Roman" w:cs="Times New Roman"/>
          <w:b w:val="0"/>
          <w:sz w:val="26"/>
          <w:szCs w:val="26"/>
          <w:lang w:val="vi-VN"/>
        </w:rPr>
        <w:t>Hậu quả của việc chấm dứt Hợp Đồng</w:t>
      </w:r>
      <w:r>
        <w:rPr>
          <w:rFonts w:ascii="Times New Roman" w:hAnsi="Times New Roman" w:cs="Times New Roman"/>
          <w:b w:val="0"/>
          <w:sz w:val="26"/>
          <w:szCs w:val="26"/>
          <w:lang w:val="pt-BR"/>
        </w:rPr>
        <w:t xml:space="preserve"> và/hoặc Đơn Đặt Hàng</w:t>
      </w:r>
    </w:p>
    <w:p w14:paraId="2161B3FF">
      <w:pPr>
        <w:pStyle w:val="48"/>
        <w:widowControl w:val="0"/>
        <w:spacing w:after="120" w:line="276" w:lineRule="auto"/>
        <w:ind w:left="709"/>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 xml:space="preserve">Ngay khi Hợp Đồng này </w:t>
      </w:r>
      <w:r>
        <w:rPr>
          <w:rFonts w:ascii="Times New Roman" w:hAnsi="Times New Roman" w:cs="Times New Roman"/>
          <w:b w:val="0"/>
          <w:sz w:val="26"/>
          <w:szCs w:val="26"/>
          <w:lang w:val="pt-BR"/>
        </w:rPr>
        <w:t>và/hoặc Đơn Đặt Hàng</w:t>
      </w:r>
      <w:r>
        <w:rPr>
          <w:rFonts w:ascii="Times New Roman" w:hAnsi="Times New Roman" w:cs="Times New Roman"/>
          <w:b w:val="0"/>
          <w:sz w:val="26"/>
          <w:szCs w:val="26"/>
          <w:lang w:val="vi-VN"/>
        </w:rPr>
        <w:t xml:space="preserve"> chấm dứt theo các Điều 13.2 (b), Điều 13.2 (c), Điều 13.2 (d), Điều 13.2 (e) và Điều 13.2 (f) của Hợp Đồng:</w:t>
      </w:r>
    </w:p>
    <w:p w14:paraId="3C430FAF">
      <w:pPr>
        <w:pStyle w:val="48"/>
        <w:widowControl w:val="0"/>
        <w:numPr>
          <w:ilvl w:val="0"/>
          <w:numId w:val="23"/>
        </w:numPr>
        <w:tabs>
          <w:tab w:val="left" w:pos="709"/>
        </w:tabs>
        <w:spacing w:before="120" w:after="120" w:line="264" w:lineRule="auto"/>
        <w:ind w:left="709" w:hanging="709"/>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Bên B phải ngừng ngay việc cung cấp Hàng Hóa cho Bên A. Hai Bên sẽ lập Biên Bản Giao Nhận Hàng Hóa đối với số lượng Hàng Hóa thực tế Bên B đã giao và được Bên A nghiệm thu</w:t>
      </w:r>
      <w:r>
        <w:rPr>
          <w:rFonts w:ascii="Times New Roman" w:hAnsi="Times New Roman" w:cs="Times New Roman"/>
          <w:b w:val="0"/>
          <w:color w:val="0D0D0D" w:themeColor="text1" w:themeTint="F2"/>
          <w:sz w:val="26"/>
          <w:szCs w:val="26"/>
          <w:lang w:val="vi-VN"/>
          <w14:textFill>
            <w14:solidFill>
              <w14:schemeClr w14:val="tx1">
                <w14:lumMod w14:val="95000"/>
                <w14:lumOff w14:val="5000"/>
              </w14:schemeClr>
            </w14:solidFill>
          </w14:textFill>
        </w:rPr>
        <w:t xml:space="preserve"> tính đến thời điểm chấm dứt</w:t>
      </w:r>
      <w:r>
        <w:rPr>
          <w:rFonts w:ascii="Times New Roman" w:hAnsi="Times New Roman" w:cs="Times New Roman"/>
          <w:b w:val="0"/>
          <w:sz w:val="26"/>
          <w:szCs w:val="26"/>
          <w:lang w:val="vi-VN"/>
        </w:rPr>
        <w:t>.</w:t>
      </w:r>
    </w:p>
    <w:p w14:paraId="73BD8270">
      <w:pPr>
        <w:pStyle w:val="48"/>
        <w:widowControl w:val="0"/>
        <w:numPr>
          <w:ilvl w:val="0"/>
          <w:numId w:val="23"/>
        </w:numPr>
        <w:tabs>
          <w:tab w:val="left" w:pos="709"/>
        </w:tabs>
        <w:spacing w:before="120" w:after="120" w:line="264" w:lineRule="auto"/>
        <w:ind w:left="709" w:hanging="709"/>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 xml:space="preserve">Bên A chỉ có trách nhiệm thanh toán đối với số lượng Hàng Hóa đã được Bên A nghiệm thu và trừ đi: tiền đã tạm ứng, </w:t>
      </w:r>
      <w:r>
        <w:rPr>
          <w:rFonts w:ascii="Times New Roman" w:hAnsi="Times New Roman"/>
          <w:b w:val="0"/>
          <w:sz w:val="26"/>
          <w:lang w:val="vi-VN"/>
        </w:rPr>
        <w:t xml:space="preserve">tiền đã thanh toán, </w:t>
      </w:r>
      <w:r>
        <w:rPr>
          <w:rFonts w:ascii="Times New Roman" w:hAnsi="Times New Roman" w:cs="Times New Roman"/>
          <w:b w:val="0"/>
          <w:sz w:val="26"/>
          <w:szCs w:val="26"/>
          <w:lang w:val="vi-VN"/>
        </w:rPr>
        <w:t>tiền phạt vi phạm, tiền bồi thường thiệt hại và các khoản phải</w:t>
      </w:r>
      <w:r>
        <w:rPr>
          <w:rFonts w:ascii="Times New Roman" w:hAnsi="Times New Roman"/>
          <w:b w:val="0"/>
          <w:sz w:val="26"/>
          <w:lang w:val="vi-VN"/>
        </w:rPr>
        <w:t xml:space="preserve"> thanh toán/hoàn </w:t>
      </w:r>
      <w:r>
        <w:rPr>
          <w:rFonts w:ascii="Times New Roman" w:hAnsi="Times New Roman" w:cs="Times New Roman"/>
          <w:b w:val="0"/>
          <w:sz w:val="26"/>
          <w:szCs w:val="26"/>
          <w:lang w:val="vi-VN"/>
        </w:rPr>
        <w:t xml:space="preserve">trả khác thuộc về nghĩa vụ của Bên B (nếu có). </w:t>
      </w:r>
      <w:r>
        <w:rPr>
          <w:rFonts w:ascii="Times New Roman" w:hAnsi="Times New Roman"/>
          <w:b w:val="0"/>
          <w:color w:val="0D0D0D" w:themeColor="text1" w:themeTint="F2"/>
          <w:sz w:val="26"/>
          <w:szCs w:val="26"/>
          <w:lang w:val="vi-VN"/>
          <w14:textFill>
            <w14:solidFill>
              <w14:schemeClr w14:val="tx1">
                <w14:lumMod w14:val="95000"/>
                <w14:lumOff w14:val="5000"/>
              </w14:schemeClr>
            </w14:solidFill>
          </w14:textFill>
        </w:rPr>
        <w:t>Hồ sơ thanh toán, thời hạn thanh toán và phương thức thanh toán được thực hiện như quy định tại Điều 6 của Hợp Đồng này</w:t>
      </w:r>
      <w:r>
        <w:rPr>
          <w:rFonts w:ascii="Times New Roman" w:hAnsi="Times New Roman" w:cs="Times New Roman"/>
          <w:b w:val="0"/>
          <w:sz w:val="26"/>
          <w:szCs w:val="26"/>
          <w:lang w:val="vi-VN"/>
        </w:rPr>
        <w:t xml:space="preserve">. Trường hợp sau khi đối trừ nghĩa vụ, số tiền mà Bên B phải thanh toán, hoàn trả, bồi thường cho Bên A (nếu có) vượt quá số tiền mà Bên A phải thanh toán cho Bên B theo Hợp Đồng này </w:t>
      </w:r>
      <w:r>
        <w:rPr>
          <w:rFonts w:ascii="Times New Roman" w:hAnsi="Times New Roman" w:cs="Times New Roman"/>
          <w:b w:val="0"/>
          <w:sz w:val="26"/>
          <w:szCs w:val="26"/>
          <w:lang w:val="pt-BR"/>
        </w:rPr>
        <w:t>và/hoặc Đơn Đặt Hàng</w:t>
      </w:r>
      <w:r>
        <w:rPr>
          <w:rFonts w:ascii="Times New Roman" w:hAnsi="Times New Roman" w:cs="Times New Roman"/>
          <w:b w:val="0"/>
          <w:sz w:val="26"/>
          <w:szCs w:val="26"/>
          <w:lang w:val="vi-VN"/>
        </w:rPr>
        <w:t xml:space="preserve"> thì Bên B phải thanh toán, hoàn trả phần chênh lệch đó cho Bên A trong thời hạn Bên A yêu cầu, nếu chậm thanh toán thì Bên B phải chịu lãi chậm trả theo mức lãi suất quy định tại Điều 9.12 của Hợp Đồng tính trên số tiền và số ngày chậm trả.</w:t>
      </w:r>
    </w:p>
    <w:p w14:paraId="48420909">
      <w:pPr>
        <w:pStyle w:val="48"/>
        <w:widowControl w:val="0"/>
        <w:spacing w:before="120" w:after="120" w:line="264" w:lineRule="auto"/>
        <w:ind w:left="270" w:hanging="270"/>
        <w:jc w:val="both"/>
        <w:rPr>
          <w:rFonts w:ascii="Times New Roman" w:hAnsi="Times New Roman" w:cs="Times New Roman"/>
          <w:b w:val="0"/>
          <w:sz w:val="26"/>
          <w:szCs w:val="26"/>
        </w:rPr>
      </w:pPr>
      <w:r>
        <w:rPr>
          <w:rFonts w:ascii="Times New Roman" w:hAnsi="Times New Roman" w:cs="Times New Roman"/>
          <w:sz w:val="26"/>
          <w:szCs w:val="26"/>
        </w:rPr>
        <w:t>ĐIỀU 14.          ĐIỀU KHOẢN CHUNG</w:t>
      </w:r>
    </w:p>
    <w:p w14:paraId="28616BF9">
      <w:pPr>
        <w:pStyle w:val="7"/>
        <w:numPr>
          <w:ilvl w:val="0"/>
          <w:numId w:val="24"/>
        </w:numPr>
        <w:tabs>
          <w:tab w:val="left" w:pos="709"/>
        </w:tabs>
        <w:spacing w:before="120" w:after="120" w:line="264" w:lineRule="auto"/>
        <w:ind w:left="709" w:hanging="709"/>
        <w:rPr>
          <w:rFonts w:ascii="Times New Roman" w:hAnsi="Times New Roman" w:cs="Times New Roman"/>
          <w:b w:val="0"/>
          <w:sz w:val="26"/>
          <w:szCs w:val="26"/>
          <w:lang w:val="pt-BR"/>
        </w:rPr>
      </w:pPr>
      <w:r>
        <w:rPr>
          <w:rFonts w:ascii="Times New Roman" w:hAnsi="Times New Roman" w:cs="Times New Roman"/>
          <w:b w:val="0"/>
          <w:sz w:val="26"/>
          <w:szCs w:val="26"/>
          <w:lang w:val="pt-BR"/>
        </w:rPr>
        <w:t>Luật áp dụng và giải quyết tranh chấp</w:t>
      </w:r>
    </w:p>
    <w:p w14:paraId="3C77F0CC">
      <w:pPr>
        <w:spacing w:before="120" w:after="120" w:line="264" w:lineRule="auto"/>
        <w:ind w:left="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Hợp Đồng này được điều chỉnh, diễn giải và thực hiện theo quy định của pháp luật Việt Nam. Trường hợp có tranh chấp xảy ra, Hai Bên sẽ cùng nhau bàn bạc tìm biện pháp giải quyết trên tinh thần thương lượng. Nếu Hai Bên không tự giải quyết được tranh chấp thông qua thương lượng thì tranh chấp sẽ được đưa ra giải quyết tại Toà án có thẩm quyền, nơi đặt trụ sở chính của bên A tại Việt Nam. </w:t>
      </w:r>
    </w:p>
    <w:p w14:paraId="605D8492">
      <w:pPr>
        <w:pStyle w:val="7"/>
        <w:numPr>
          <w:ilvl w:val="0"/>
          <w:numId w:val="24"/>
        </w:numPr>
        <w:tabs>
          <w:tab w:val="left" w:pos="709"/>
        </w:tabs>
        <w:spacing w:before="120" w:after="120" w:line="264" w:lineRule="auto"/>
        <w:ind w:left="709" w:hanging="709"/>
        <w:rPr>
          <w:rFonts w:ascii="Times New Roman" w:hAnsi="Times New Roman" w:cs="Times New Roman"/>
          <w:b w:val="0"/>
          <w:sz w:val="26"/>
          <w:szCs w:val="26"/>
          <w:lang w:val="pt-BR"/>
        </w:rPr>
      </w:pPr>
      <w:r>
        <w:rPr>
          <w:rFonts w:ascii="Times New Roman" w:hAnsi="Times New Roman" w:cs="Times New Roman"/>
          <w:b w:val="0"/>
          <w:sz w:val="26"/>
          <w:szCs w:val="26"/>
          <w:lang w:val="pt-BR"/>
        </w:rPr>
        <w:t>Sửa đổi, bổ sung Hợp Đồng</w:t>
      </w:r>
    </w:p>
    <w:p w14:paraId="7EB3B34C">
      <w:pPr>
        <w:spacing w:before="120" w:after="120" w:line="264" w:lineRule="auto"/>
        <w:ind w:left="709"/>
        <w:jc w:val="both"/>
        <w:rPr>
          <w:rFonts w:ascii="Times New Roman" w:hAnsi="Times New Roman" w:cs="Times New Roman"/>
          <w:sz w:val="26"/>
          <w:szCs w:val="26"/>
          <w:lang w:val="pt-BR"/>
        </w:rPr>
      </w:pPr>
      <w:r>
        <w:rPr>
          <w:rFonts w:ascii="Times New Roman" w:hAnsi="Times New Roman" w:cs="Times New Roman"/>
          <w:sz w:val="26"/>
          <w:szCs w:val="26"/>
          <w:lang w:val="pt-BR"/>
        </w:rPr>
        <w:t>Mọi sửa đổi, bổ sung các nội dung của Hợp Đồng này phải được Các Bên thỏa thuận và xác lập bằng văn bản có chữ ký của đại diện Mỗi Bên và được đóng dấu hợp lệ. Văn bản về việc sửa đổi và/hoặc bổ sung Hợp Đồng là một phần không tách rời của Hợp Đồng.</w:t>
      </w:r>
    </w:p>
    <w:p w14:paraId="4EF257C8">
      <w:pPr>
        <w:pStyle w:val="7"/>
        <w:numPr>
          <w:ilvl w:val="0"/>
          <w:numId w:val="24"/>
        </w:numPr>
        <w:tabs>
          <w:tab w:val="left" w:pos="709"/>
        </w:tabs>
        <w:spacing w:before="120" w:after="120" w:line="264" w:lineRule="auto"/>
        <w:ind w:left="709" w:hanging="709"/>
        <w:rPr>
          <w:rFonts w:ascii="Times New Roman" w:hAnsi="Times New Roman" w:cs="Times New Roman"/>
          <w:b w:val="0"/>
          <w:sz w:val="26"/>
          <w:szCs w:val="26"/>
          <w:lang w:val="pt-BR"/>
        </w:rPr>
      </w:pPr>
      <w:r>
        <w:rPr>
          <w:rFonts w:ascii="Times New Roman" w:hAnsi="Times New Roman" w:cs="Times New Roman"/>
          <w:b w:val="0"/>
          <w:sz w:val="26"/>
          <w:szCs w:val="26"/>
          <w:lang w:val="pt-BR"/>
        </w:rPr>
        <w:t>Thông báo</w:t>
      </w:r>
    </w:p>
    <w:p w14:paraId="421E6029">
      <w:pPr>
        <w:spacing w:before="120" w:after="120" w:line="264" w:lineRule="auto"/>
        <w:ind w:left="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Mọi thông báo hoặc giao dịch được yêu cầu hoặc được phép theo Hợp Đồng này phải được lập thành văn bản. </w:t>
      </w:r>
      <w:r>
        <w:rPr>
          <w:rFonts w:ascii="Times New Roman" w:hAnsi="Times New Roman"/>
          <w:sz w:val="26"/>
          <w:lang w:val="pt-BR"/>
        </w:rPr>
        <w:t xml:space="preserve">Thông báo bằng văn bản nêu trên được coi là đã nhận sau khi gửi (trong trường hợp gửi trực tiếp và/hoặc gửi qua điện thoại (tin nhắn sms, zalo, viber, messenger…)), sau khi có tín hiệu báo hiệu việc truyền fax được thực hiện thành công, xác nhận của Bên nhận về việc đã nhận được email hoặc sau 01 </w:t>
      </w:r>
      <w:r>
        <w:rPr>
          <w:rFonts w:ascii="Times New Roman" w:hAnsi="Times New Roman" w:cs="Times New Roman"/>
          <w:i/>
          <w:sz w:val="26"/>
          <w:lang w:val="pt-BR"/>
        </w:rPr>
        <w:t>(một</w:t>
      </w:r>
      <w:r>
        <w:rPr>
          <w:rFonts w:ascii="Times New Roman" w:hAnsi="Times New Roman" w:cs="Times New Roman"/>
          <w:sz w:val="26"/>
          <w:lang w:val="vi-VN"/>
        </w:rPr>
        <w:t xml:space="preserve">) </w:t>
      </w:r>
      <w:r>
        <w:rPr>
          <w:rFonts w:ascii="Times New Roman" w:hAnsi="Times New Roman" w:cs="Times New Roman"/>
          <w:sz w:val="26"/>
          <w:lang w:val="pt-BR"/>
        </w:rPr>
        <w:t>ngày kể từ ngày</w:t>
      </w:r>
      <w:r>
        <w:rPr>
          <w:rFonts w:ascii="Times New Roman" w:hAnsi="Times New Roman"/>
          <w:sz w:val="26"/>
          <w:lang w:val="pt-BR"/>
        </w:rPr>
        <w:t xml:space="preserve"> gửi thư bảo đảm. </w:t>
      </w:r>
      <w:r>
        <w:rPr>
          <w:rFonts w:ascii="Times New Roman" w:hAnsi="Times New Roman" w:cs="Times New Roman"/>
          <w:sz w:val="26"/>
          <w:szCs w:val="26"/>
          <w:lang w:val="pt-BR"/>
        </w:rPr>
        <w:t>Bất kỳ Bên nào cũng có thể thay đổi địa chỉ nhận thông tin bằng cách gửi văn bản thông báo về sự thay đổi đó cho Bên kia trong vòng 03</w:t>
      </w:r>
      <w:r>
        <w:rPr>
          <w:rFonts w:ascii="Times New Roman" w:hAnsi="Times New Roman" w:cs="Times New Roman"/>
          <w:i/>
          <w:sz w:val="26"/>
          <w:szCs w:val="26"/>
          <w:lang w:val="pt-BR"/>
        </w:rPr>
        <w:t xml:space="preserve">(ba) </w:t>
      </w:r>
      <w:r>
        <w:rPr>
          <w:rFonts w:ascii="Times New Roman" w:hAnsi="Times New Roman" w:cs="Times New Roman"/>
          <w:sz w:val="26"/>
          <w:szCs w:val="26"/>
          <w:lang w:val="pt-BR"/>
        </w:rPr>
        <w:t>ngày trước khi có sự thay đổi. Nếu Bên thay đổi thông tin liên lạc mà không thông báo cho Bên kia thì phải chịu mọi hậu quả do việc thay đổi thông tin liên lạc mà không thông báo, trừ trường hợp Các Bên có thỏa thuận khác.</w:t>
      </w:r>
    </w:p>
    <w:p w14:paraId="225BC9D5">
      <w:pPr>
        <w:pStyle w:val="7"/>
        <w:numPr>
          <w:ilvl w:val="0"/>
          <w:numId w:val="24"/>
        </w:numPr>
        <w:tabs>
          <w:tab w:val="left" w:pos="709"/>
        </w:tabs>
        <w:spacing w:before="120" w:after="120" w:line="264" w:lineRule="auto"/>
        <w:ind w:left="709" w:hanging="709"/>
        <w:jc w:val="both"/>
        <w:rPr>
          <w:rFonts w:ascii="Times New Roman" w:hAnsi="Times New Roman" w:cs="Times New Roman"/>
          <w:b w:val="0"/>
          <w:sz w:val="26"/>
          <w:szCs w:val="26"/>
          <w:lang w:val="pt-BR"/>
        </w:rPr>
      </w:pPr>
      <w:r>
        <w:rPr>
          <w:rFonts w:ascii="Times New Roman" w:hAnsi="Times New Roman" w:cs="Times New Roman"/>
          <w:b w:val="0"/>
          <w:sz w:val="26"/>
          <w:szCs w:val="26"/>
          <w:lang w:val="pt-BR"/>
        </w:rPr>
        <w:t xml:space="preserve">Hợp Đồng này và các Phụ lục kèm theo (nếu có) được lập thành 04 </w:t>
      </w:r>
      <w:r>
        <w:rPr>
          <w:rFonts w:ascii="Times New Roman" w:hAnsi="Times New Roman" w:cs="Times New Roman"/>
          <w:b w:val="0"/>
          <w:i/>
          <w:sz w:val="26"/>
          <w:szCs w:val="26"/>
          <w:lang w:val="pt-BR"/>
        </w:rPr>
        <w:t xml:space="preserve">(bốn) </w:t>
      </w:r>
      <w:r>
        <w:rPr>
          <w:rFonts w:ascii="Times New Roman" w:hAnsi="Times New Roman" w:cs="Times New Roman"/>
          <w:b w:val="0"/>
          <w:sz w:val="26"/>
          <w:szCs w:val="26"/>
          <w:lang w:val="pt-BR"/>
        </w:rPr>
        <w:t xml:space="preserve">bản bằng tiếng Việt có giá trị pháp lý như nhau, Mỗi Bên giữ 02 </w:t>
      </w:r>
      <w:r>
        <w:rPr>
          <w:rFonts w:ascii="Times New Roman" w:hAnsi="Times New Roman" w:cs="Times New Roman"/>
          <w:b w:val="0"/>
          <w:i/>
          <w:sz w:val="26"/>
          <w:szCs w:val="26"/>
          <w:lang w:val="pt-BR"/>
        </w:rPr>
        <w:t xml:space="preserve">(hai) </w:t>
      </w:r>
      <w:r>
        <w:rPr>
          <w:rFonts w:ascii="Times New Roman" w:hAnsi="Times New Roman" w:cs="Times New Roman"/>
          <w:b w:val="0"/>
          <w:sz w:val="26"/>
          <w:szCs w:val="26"/>
          <w:lang w:val="pt-BR"/>
        </w:rPr>
        <w:t>bản để thực hiện.</w:t>
      </w:r>
    </w:p>
    <w:p w14:paraId="213319F9">
      <w:pPr>
        <w:tabs>
          <w:tab w:val="left" w:pos="720"/>
        </w:tabs>
        <w:spacing w:before="120" w:after="120" w:line="264" w:lineRule="auto"/>
        <w:ind w:left="709"/>
        <w:jc w:val="both"/>
        <w:rPr>
          <w:rFonts w:ascii="Times New Roman" w:hAnsi="Times New Roman" w:cs="Times New Roman"/>
          <w:sz w:val="26"/>
          <w:szCs w:val="26"/>
          <w:lang w:val="pt-BR"/>
        </w:rPr>
      </w:pPr>
      <w:r>
        <w:rPr>
          <w:rFonts w:ascii="Times New Roman" w:hAnsi="Times New Roman" w:cs="Times New Roman"/>
          <w:sz w:val="26"/>
          <w:szCs w:val="26"/>
          <w:lang w:val="pt-BR"/>
        </w:rPr>
        <w:t>Với sự hiểu biết và tin cậy, tại đây, đại diện hợp lệ của Các Bên đã tiến hành ký kết và đóng dấu hợp lệ vào Hợp Đồng này vào ngày, tháng, năm được ghi ở phần đầu Hợp Đồng.</w:t>
      </w:r>
    </w:p>
    <w:tbl>
      <w:tblPr>
        <w:tblStyle w:val="12"/>
        <w:tblW w:w="0" w:type="auto"/>
        <w:jc w:val="center"/>
        <w:tblLayout w:type="autofit"/>
        <w:tblCellMar>
          <w:top w:w="0" w:type="dxa"/>
          <w:left w:w="108" w:type="dxa"/>
          <w:bottom w:w="0" w:type="dxa"/>
          <w:right w:w="108" w:type="dxa"/>
        </w:tblCellMar>
      </w:tblPr>
      <w:tblGrid>
        <w:gridCol w:w="4320"/>
        <w:gridCol w:w="4320"/>
      </w:tblGrid>
      <w:tr w14:paraId="52B2C0AF">
        <w:tblPrEx>
          <w:tblCellMar>
            <w:top w:w="0" w:type="dxa"/>
            <w:left w:w="108" w:type="dxa"/>
            <w:bottom w:w="0" w:type="dxa"/>
            <w:right w:w="108" w:type="dxa"/>
          </w:tblCellMar>
        </w:tblPrEx>
        <w:trPr>
          <w:jc w:val="center"/>
        </w:trPr>
        <w:tc>
          <w:tcPr>
            <w:tcW w:w="4320" w:type="dxa"/>
          </w:tcPr>
          <w:p w14:paraId="1C50E847">
            <w:pPr>
              <w:spacing w:after="0"/>
              <w:jc w:val="center"/>
              <w:rPr>
                <w:rFonts w:hint="default" w:ascii="Times New Roman" w:hAnsi="Times New Roman" w:cs="Times New Roman"/>
                <w:i/>
                <w:sz w:val="26"/>
                <w:szCs w:val="26"/>
                <w:lang w:val="pt-BR"/>
              </w:rPr>
            </w:pPr>
            <w:r>
              <w:rPr>
                <w:rFonts w:hint="default" w:ascii="Times New Roman" w:hAnsi="Times New Roman" w:cs="Times New Roman"/>
                <w:b/>
                <w:sz w:val="26"/>
                <w:szCs w:val="26"/>
                <w:lang w:val="pt-BR"/>
              </w:rPr>
              <w:t xml:space="preserve">ĐẠI DIỆN BÊN A </w:t>
            </w:r>
            <w:r>
              <w:rPr>
                <w:b/>
                <w:sz w:val="24"/>
                <w:szCs w:val="24"/>
                <w:lang w:val="pt-BR"/>
              </w:rPr>
              <w:br w:type="textWrapping"/>
            </w:r>
            <w:r>
              <w:rPr>
                <w:rFonts w:hint="default" w:ascii="Times New Roman" w:hAnsi="Times New Roman" w:cs="Times New Roman"/>
                <w:i/>
                <w:sz w:val="26"/>
                <w:szCs w:val="26"/>
                <w:lang w:val="pt-BR"/>
              </w:rPr>
              <w:t>(Ký, ghi rõ họ tên và đóng dấu)</w:t>
            </w:r>
          </w:p>
          <w:p w14:paraId="7A0777B1">
            <w:pPr>
              <w:spacing w:after="0"/>
              <w:jc w:val="center"/>
              <w:rPr>
                <w:i/>
                <w:sz w:val="24"/>
                <w:szCs w:val="24"/>
                <w:lang w:val="pt-BR"/>
              </w:rPr>
            </w:pPr>
          </w:p>
          <w:p w14:paraId="6E48CF60">
            <w:pPr>
              <w:spacing w:after="0"/>
              <w:jc w:val="center"/>
              <w:rPr>
                <w:i/>
                <w:sz w:val="24"/>
                <w:szCs w:val="24"/>
                <w:lang w:val="pt-BR"/>
              </w:rPr>
            </w:pPr>
          </w:p>
          <w:p w14:paraId="4A459688">
            <w:pPr>
              <w:spacing w:after="0"/>
              <w:jc w:val="center"/>
              <w:rPr>
                <w:i/>
                <w:sz w:val="24"/>
                <w:szCs w:val="24"/>
                <w:lang w:val="pt-BR"/>
              </w:rPr>
            </w:pPr>
          </w:p>
          <w:p w14:paraId="7FF7EFCC">
            <w:pPr>
              <w:spacing w:after="0"/>
              <w:jc w:val="center"/>
              <w:rPr>
                <w:rFonts w:hint="default" w:ascii="Times New Roman" w:hAnsi="Times New Roman" w:cs="Times New Roman"/>
                <w:i/>
                <w:sz w:val="26"/>
                <w:szCs w:val="26"/>
                <w:lang w:val="pt-BR"/>
              </w:rPr>
            </w:pPr>
          </w:p>
          <w:p w14:paraId="5FC07D98">
            <w:pPr>
              <w:spacing w:after="0"/>
              <w:jc w:val="center"/>
              <w:rPr>
                <w:b/>
                <w:sz w:val="24"/>
                <w:szCs w:val="24"/>
                <w:lang w:val="vi-VN"/>
              </w:rPr>
            </w:pPr>
            <w:r>
              <w:rPr>
                <w:rFonts w:hint="default" w:ascii="Times New Roman" w:hAnsi="Times New Roman" w:cs="Times New Roman"/>
                <w:b/>
                <w:sz w:val="26"/>
                <w:szCs w:val="26"/>
              </w:rPr>
              <w:t>Nguyễn Tiến Danh</w:t>
            </w:r>
          </w:p>
        </w:tc>
        <w:tc>
          <w:tcPr>
            <w:tcW w:w="4320" w:type="dxa"/>
          </w:tcPr>
          <w:p w14:paraId="3D9A6C16">
            <w:pPr>
              <w:spacing w:after="0"/>
              <w:jc w:val="center"/>
              <w:rPr>
                <w:rFonts w:hint="default" w:ascii="Times New Roman" w:hAnsi="Times New Roman" w:cs="Times New Roman"/>
                <w:i/>
                <w:sz w:val="26"/>
                <w:szCs w:val="26"/>
                <w:lang w:val="vi-VN"/>
              </w:rPr>
            </w:pPr>
            <w:r>
              <w:rPr>
                <w:b/>
                <w:sz w:val="24"/>
                <w:szCs w:val="24"/>
                <w:lang w:val="vi-VN"/>
              </w:rPr>
              <w:t xml:space="preserve">         </w:t>
            </w:r>
            <w:r>
              <w:rPr>
                <w:rFonts w:hint="default" w:ascii="Times New Roman" w:hAnsi="Times New Roman" w:cs="Times New Roman"/>
                <w:b/>
                <w:sz w:val="26"/>
                <w:szCs w:val="26"/>
                <w:lang w:val="vi-VN"/>
              </w:rPr>
              <w:t xml:space="preserve">  ĐẠI DIỆN BÊN B </w:t>
            </w:r>
            <w:r>
              <w:rPr>
                <w:b/>
                <w:sz w:val="24"/>
                <w:szCs w:val="24"/>
                <w:lang w:val="vi-VN"/>
              </w:rPr>
              <w:br w:type="textWrapping"/>
            </w:r>
            <w:r>
              <w:rPr>
                <w:i/>
                <w:sz w:val="24"/>
                <w:szCs w:val="24"/>
                <w:lang w:val="vi-VN"/>
              </w:rPr>
              <w:t xml:space="preserve">           </w:t>
            </w:r>
            <w:r>
              <w:rPr>
                <w:rFonts w:hint="default" w:ascii="Times New Roman" w:hAnsi="Times New Roman" w:cs="Times New Roman"/>
                <w:i/>
                <w:sz w:val="26"/>
                <w:szCs w:val="26"/>
                <w:lang w:val="vi-VN"/>
              </w:rPr>
              <w:t>(Ký, ghi rõ họ tên và đóng dấu)</w:t>
            </w:r>
          </w:p>
          <w:p w14:paraId="4AE48A25">
            <w:pPr>
              <w:spacing w:after="0"/>
              <w:jc w:val="center"/>
              <w:rPr>
                <w:rFonts w:hint="default" w:ascii="Times New Roman" w:hAnsi="Times New Roman" w:cs="Times New Roman"/>
                <w:i/>
                <w:sz w:val="26"/>
                <w:szCs w:val="26"/>
                <w:lang w:val="vi-VN"/>
              </w:rPr>
            </w:pPr>
          </w:p>
          <w:p w14:paraId="27CC15B4">
            <w:pPr>
              <w:spacing w:after="0"/>
              <w:jc w:val="center"/>
              <w:rPr>
                <w:i/>
                <w:sz w:val="24"/>
                <w:szCs w:val="24"/>
                <w:lang w:val="vi-VN"/>
              </w:rPr>
            </w:pPr>
          </w:p>
          <w:p w14:paraId="73D418AF">
            <w:pPr>
              <w:spacing w:after="0"/>
              <w:jc w:val="center"/>
              <w:rPr>
                <w:i/>
                <w:sz w:val="24"/>
                <w:szCs w:val="24"/>
                <w:lang w:val="vi-VN"/>
              </w:rPr>
            </w:pPr>
          </w:p>
          <w:p w14:paraId="3B36046C">
            <w:pPr>
              <w:spacing w:after="0"/>
              <w:jc w:val="center"/>
              <w:rPr>
                <w:i/>
                <w:sz w:val="24"/>
                <w:szCs w:val="24"/>
                <w:lang w:val="vi-VN"/>
              </w:rPr>
            </w:pPr>
          </w:p>
          <w:p w14:paraId="769F2747">
            <w:pPr>
              <w:spacing w:after="0"/>
              <w:jc w:val="center"/>
              <w:rPr>
                <w:b/>
                <w:sz w:val="24"/>
                <w:szCs w:val="24"/>
                <w:lang w:val="vi-VN"/>
              </w:rPr>
            </w:pPr>
            <w:r>
              <w:rPr>
                <w:rFonts w:hint="default" w:ascii="Times New Roman" w:hAnsi="Times New Roman" w:eastAsia="SimSun" w:cs="Times New Roman"/>
                <w:b/>
                <w:bCs/>
                <w:sz w:val="26"/>
                <w:szCs w:val="26"/>
              </w:rPr>
              <w:t>{nguoi_dai_dien_ben_b}</w:t>
            </w:r>
          </w:p>
        </w:tc>
      </w:tr>
    </w:tbl>
    <w:p w14:paraId="309A78B3">
      <w:pPr>
        <w:spacing w:after="120"/>
        <w:jc w:val="both"/>
        <w:rPr>
          <w:rFonts w:ascii="Times New Roman" w:hAnsi="Times New Roman"/>
          <w:sz w:val="26"/>
          <w:lang w:val="pt-BR"/>
        </w:rPr>
      </w:pPr>
    </w:p>
    <w:p w14:paraId="07144CA5">
      <w:pPr>
        <w:spacing w:after="120"/>
        <w:jc w:val="both"/>
        <w:rPr>
          <w:rFonts w:ascii="Times New Roman" w:hAnsi="Times New Roman"/>
          <w:sz w:val="26"/>
          <w:lang w:val="pt-BR"/>
        </w:rPr>
      </w:pPr>
    </w:p>
    <w:sectPr>
      <w:footerReference r:id="rId6" w:type="first"/>
      <w:footerReference r:id="rId5" w:type="default"/>
      <w:pgSz w:w="11909" w:h="16834"/>
      <w:pgMar w:top="1080" w:right="1134" w:bottom="1134" w:left="1701" w:header="510" w:footer="51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86"/>
    <w:family w:val="roman"/>
    <w:pitch w:val="default"/>
    <w:sig w:usb0="E00006FF" w:usb1="420024FF" w:usb2="02000000" w:usb3="00000000" w:csb0="2000019F" w:csb1="00000000"/>
  </w:font>
  <w:font w:name="Times New Roman Bold">
    <w:altName w:val="Times New Roman"/>
    <w:panose1 w:val="00000000000000000000"/>
    <w:charset w:val="00"/>
    <w:family w:val="roman"/>
    <w:pitch w:val="default"/>
    <w:sig w:usb0="00000000" w:usb1="00000000" w:usb2="00000000" w:usb3="00000000" w:csb0="00000000" w:csb1="00000000"/>
  </w:font>
  <w:font w:name="font283">
    <w:altName w:val="Times New Roman"/>
    <w:panose1 w:val="00000000000000000000"/>
    <w:charset w:val="A3"/>
    <w:family w:val="auto"/>
    <w:pitch w:val="default"/>
    <w:sig w:usb0="00000000" w:usb1="00000000" w:usb2="00000000" w:usb3="00000000" w:csb0="000001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1217175"/>
      <w:docPartObj>
        <w:docPartGallery w:val="autotext"/>
      </w:docPartObj>
    </w:sdtPr>
    <w:sdtEndPr>
      <w:rPr>
        <w:rFonts w:ascii="Times New Roman" w:hAnsi="Times New Roman" w:cs="Times New Roman"/>
      </w:rPr>
    </w:sdtEndPr>
    <w:sdtContent>
      <w:p w14:paraId="2CF3BF1A">
        <w:pPr>
          <w:pStyle w:val="21"/>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p>
    </w:sdtContent>
  </w:sdt>
  <w:p w14:paraId="7577E4A2">
    <w:pPr>
      <w:pStyle w:val="21"/>
      <w:tabs>
        <w:tab w:val="clear" w:pos="4320"/>
        <w:tab w:val="clear" w:pos="8640"/>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3950518"/>
      <w:docPartObj>
        <w:docPartGallery w:val="autotext"/>
      </w:docPartObj>
    </w:sdtPr>
    <w:sdtEndPr>
      <w:rPr>
        <w:rFonts w:ascii="Times New Roman" w:hAnsi="Times New Roman" w:cs="Times New Roman"/>
      </w:rPr>
    </w:sdtEndPr>
    <w:sdtContent>
      <w:p w14:paraId="02A72677">
        <w:pPr>
          <w:pStyle w:val="21"/>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sdtContent>
  </w:sdt>
  <w:p w14:paraId="36DD6795">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85563"/>
    <w:multiLevelType w:val="multilevel"/>
    <w:tmpl w:val="04585563"/>
    <w:lvl w:ilvl="0" w:tentative="0">
      <w:start w:val="1"/>
      <w:numFmt w:val="lowerLetter"/>
      <w:lvlText w:val="%1)"/>
      <w:lvlJc w:val="left"/>
      <w:pPr>
        <w:tabs>
          <w:tab w:val="left" w:pos="4309"/>
        </w:tabs>
        <w:ind w:left="4309" w:hanging="360"/>
      </w:pPr>
      <w:rPr>
        <w:rFonts w:hint="default"/>
      </w:rPr>
    </w:lvl>
    <w:lvl w:ilvl="1" w:tentative="0">
      <w:start w:val="1"/>
      <w:numFmt w:val="lowerLetter"/>
      <w:lvlText w:val="%2."/>
      <w:lvlJc w:val="left"/>
      <w:pPr>
        <w:ind w:left="1440" w:hanging="360"/>
      </w:pPr>
      <w:rPr>
        <w:rFonts w:hint="default"/>
      </w:rPr>
    </w:lvl>
    <w:lvl w:ilvl="2" w:tentative="0">
      <w:start w:val="14"/>
      <w:numFmt w:val="decimal"/>
      <w:lvlText w:val="%3."/>
      <w:lvlJc w:val="left"/>
      <w:pPr>
        <w:ind w:left="2340" w:hanging="360"/>
      </w:pPr>
      <w:rPr>
        <w:rFonts w:hint="default"/>
        <w:b/>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rPr>
        <w:rFonts w:hint="default"/>
        <w:b w:val="0"/>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59430E9"/>
    <w:multiLevelType w:val="multilevel"/>
    <w:tmpl w:val="059430E9"/>
    <w:lvl w:ilvl="0" w:tentative="0">
      <w:start w:val="1"/>
      <w:numFmt w:val="lowerLetter"/>
      <w:lvlText w:val="%1)"/>
      <w:lvlJc w:val="left"/>
      <w:pPr>
        <w:ind w:left="1440" w:hanging="720"/>
      </w:pPr>
      <w:rPr>
        <w:rFonts w:hint="default"/>
        <w:b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BE32796"/>
    <w:multiLevelType w:val="multilevel"/>
    <w:tmpl w:val="0BE32796"/>
    <w:lvl w:ilvl="0" w:tentative="0">
      <w:start w:val="0"/>
      <w:numFmt w:val="bullet"/>
      <w:lvlText w:val="-"/>
      <w:lvlJc w:val="left"/>
      <w:pPr>
        <w:ind w:left="720" w:hanging="360"/>
      </w:pPr>
      <w:rPr>
        <w:rFonts w:hint="default" w:ascii="Calibri" w:hAnsi="Calibri" w:eastAsia="Calibri" w:cs="Calibri"/>
        <w:b w:val="0"/>
        <w:sz w:val="24"/>
      </w:rPr>
    </w:lvl>
    <w:lvl w:ilvl="1" w:tentative="0">
      <w:start w:val="1"/>
      <w:numFmt w:val="bullet"/>
      <w:lvlText w:val="o"/>
      <w:lvlJc w:val="left"/>
      <w:pPr>
        <w:ind w:left="1440" w:hanging="360"/>
      </w:pPr>
      <w:rPr>
        <w:rFonts w:hint="default" w:ascii="Cambria Math" w:hAnsi="Cambria Math" w:cs="Cambria Math"/>
      </w:rPr>
    </w:lvl>
    <w:lvl w:ilvl="2" w:tentative="0">
      <w:start w:val="1"/>
      <w:numFmt w:val="bullet"/>
      <w:lvlText w:val=""/>
      <w:lvlJc w:val="left"/>
      <w:pPr>
        <w:ind w:left="2160" w:hanging="360"/>
      </w:pPr>
      <w:rPr>
        <w:rFonts w:hint="default" w:ascii="Calibri" w:hAnsi="Calibri"/>
      </w:rPr>
    </w:lvl>
    <w:lvl w:ilvl="3" w:tentative="0">
      <w:start w:val="1"/>
      <w:numFmt w:val="bullet"/>
      <w:lvlText w:val=""/>
      <w:lvlJc w:val="left"/>
      <w:pPr>
        <w:ind w:left="2880" w:hanging="360"/>
      </w:pPr>
      <w:rPr>
        <w:rFonts w:hint="default" w:ascii="Cambria Math" w:hAnsi="Cambria Math"/>
      </w:rPr>
    </w:lvl>
    <w:lvl w:ilvl="4" w:tentative="0">
      <w:start w:val="1"/>
      <w:numFmt w:val="bullet"/>
      <w:lvlText w:val="o"/>
      <w:lvlJc w:val="left"/>
      <w:pPr>
        <w:ind w:left="3600" w:hanging="360"/>
      </w:pPr>
      <w:rPr>
        <w:rFonts w:hint="default" w:ascii="Cambria Math" w:hAnsi="Cambria Math" w:cs="Cambria Math"/>
      </w:rPr>
    </w:lvl>
    <w:lvl w:ilvl="5" w:tentative="0">
      <w:start w:val="1"/>
      <w:numFmt w:val="bullet"/>
      <w:lvlText w:val=""/>
      <w:lvlJc w:val="left"/>
      <w:pPr>
        <w:ind w:left="4320" w:hanging="360"/>
      </w:pPr>
      <w:rPr>
        <w:rFonts w:hint="default" w:ascii="Calibri" w:hAnsi="Calibri"/>
      </w:rPr>
    </w:lvl>
    <w:lvl w:ilvl="6" w:tentative="0">
      <w:start w:val="1"/>
      <w:numFmt w:val="bullet"/>
      <w:lvlText w:val=""/>
      <w:lvlJc w:val="left"/>
      <w:pPr>
        <w:ind w:left="5040" w:hanging="360"/>
      </w:pPr>
      <w:rPr>
        <w:rFonts w:hint="default" w:ascii="Cambria Math" w:hAnsi="Cambria Math"/>
      </w:rPr>
    </w:lvl>
    <w:lvl w:ilvl="7" w:tentative="0">
      <w:start w:val="1"/>
      <w:numFmt w:val="bullet"/>
      <w:lvlText w:val="o"/>
      <w:lvlJc w:val="left"/>
      <w:pPr>
        <w:ind w:left="5760" w:hanging="360"/>
      </w:pPr>
      <w:rPr>
        <w:rFonts w:hint="default" w:ascii="Cambria Math" w:hAnsi="Cambria Math" w:cs="Cambria Math"/>
      </w:rPr>
    </w:lvl>
    <w:lvl w:ilvl="8" w:tentative="0">
      <w:start w:val="1"/>
      <w:numFmt w:val="bullet"/>
      <w:lvlText w:val=""/>
      <w:lvlJc w:val="left"/>
      <w:pPr>
        <w:ind w:left="6480" w:hanging="360"/>
      </w:pPr>
      <w:rPr>
        <w:rFonts w:hint="default" w:ascii="Calibri" w:hAnsi="Calibri"/>
      </w:rPr>
    </w:lvl>
  </w:abstractNum>
  <w:abstractNum w:abstractNumId="3">
    <w:nsid w:val="0E6330C2"/>
    <w:multiLevelType w:val="multilevel"/>
    <w:tmpl w:val="0E6330C2"/>
    <w:lvl w:ilvl="0" w:tentative="0">
      <w:start w:val="1"/>
      <w:numFmt w:val="decimal"/>
      <w:lvlText w:val="8.%1."/>
      <w:lvlJc w:val="left"/>
      <w:pPr>
        <w:ind w:left="720" w:hanging="360"/>
      </w:pPr>
      <w:rPr>
        <w:rFonts w:hint="default"/>
        <w:b/>
      </w:rPr>
    </w:lvl>
    <w:lvl w:ilvl="1" w:tentative="0">
      <w:start w:val="1"/>
      <w:numFmt w:val="decimal"/>
      <w:lvlText w:val="8.%2."/>
      <w:lvlJc w:val="left"/>
      <w:pPr>
        <w:ind w:left="1440" w:hanging="360"/>
      </w:pPr>
      <w:rPr>
        <w:rFonts w:hint="default"/>
        <w:b/>
      </w:rPr>
    </w:lvl>
    <w:lvl w:ilvl="2" w:tentative="0">
      <w:start w:val="14"/>
      <w:numFmt w:val="decimal"/>
      <w:lvlText w:val="%3."/>
      <w:lvlJc w:val="left"/>
      <w:pPr>
        <w:ind w:left="2340" w:hanging="360"/>
      </w:pPr>
      <w:rPr>
        <w:rFonts w:hint="default"/>
        <w:b/>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A752529"/>
    <w:multiLevelType w:val="multilevel"/>
    <w:tmpl w:val="1A752529"/>
    <w:lvl w:ilvl="0" w:tentative="0">
      <w:start w:val="7"/>
      <w:numFmt w:val="decimal"/>
      <w:lvlText w:val="%1."/>
      <w:lvlJc w:val="left"/>
      <w:pPr>
        <w:ind w:left="408" w:hanging="408"/>
      </w:pPr>
      <w:rPr>
        <w:rFonts w:hint="default"/>
      </w:rPr>
    </w:lvl>
    <w:lvl w:ilvl="1" w:tentative="0">
      <w:start w:val="1"/>
      <w:numFmt w:val="decimal"/>
      <w:lvlText w:val="9.%2."/>
      <w:lvlJc w:val="left"/>
      <w:pPr>
        <w:ind w:left="1440" w:hanging="720"/>
      </w:pPr>
      <w:rPr>
        <w:rFonts w:hint="default"/>
        <w:b/>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5">
    <w:nsid w:val="1DE352F9"/>
    <w:multiLevelType w:val="multilevel"/>
    <w:tmpl w:val="1DE352F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6">
    <w:nsid w:val="262638D5"/>
    <w:multiLevelType w:val="multilevel"/>
    <w:tmpl w:val="262638D5"/>
    <w:lvl w:ilvl="0" w:tentative="0">
      <w:start w:val="1"/>
      <w:numFmt w:val="decimal"/>
      <w:lvlText w:val="ĐIỀU %1."/>
      <w:lvlJc w:val="left"/>
      <w:pPr>
        <w:ind w:left="720" w:hanging="360"/>
      </w:pPr>
      <w:rPr>
        <w:rFonts w:hint="default" w:ascii="Times New Roman" w:hAnsi="Times New Roman" w:cs="Times New Roman"/>
        <w:b/>
      </w:rPr>
    </w:lvl>
    <w:lvl w:ilvl="1" w:tentative="0">
      <w:start w:val="1"/>
      <w:numFmt w:val="lowerLetter"/>
      <w:lvlText w:val="%2."/>
      <w:lvlJc w:val="left"/>
      <w:pPr>
        <w:ind w:left="5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68B5843"/>
    <w:multiLevelType w:val="multilevel"/>
    <w:tmpl w:val="268B5843"/>
    <w:lvl w:ilvl="0" w:tentative="0">
      <w:start w:val="1"/>
      <w:numFmt w:val="lowerLetter"/>
      <w:lvlText w:val="%1)"/>
      <w:lvlJc w:val="left"/>
      <w:pPr>
        <w:ind w:left="1287" w:hanging="360"/>
      </w:pPr>
      <w:rPr>
        <w:rFonts w:hint="default"/>
        <w:b w:val="0"/>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8">
    <w:nsid w:val="2B922919"/>
    <w:multiLevelType w:val="multilevel"/>
    <w:tmpl w:val="2B922919"/>
    <w:lvl w:ilvl="0" w:tentative="0">
      <w:start w:val="1"/>
      <w:numFmt w:val="decimal"/>
      <w:lvlText w:val="11.%1."/>
      <w:lvlJc w:val="left"/>
      <w:pPr>
        <w:ind w:left="6480" w:hanging="360"/>
      </w:pPr>
      <w:rPr>
        <w:rFonts w:hint="default"/>
        <w:b/>
        <w:i w:val="0"/>
        <w:sz w:val="26"/>
        <w:szCs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07D7614"/>
    <w:multiLevelType w:val="multilevel"/>
    <w:tmpl w:val="307D7614"/>
    <w:lvl w:ilvl="0" w:tentative="0">
      <w:start w:val="1"/>
      <w:numFmt w:val="lowerRoman"/>
      <w:lvlText w:val="(%1)"/>
      <w:lvlJc w:val="left"/>
      <w:pPr>
        <w:ind w:left="2160" w:hanging="720"/>
      </w:pPr>
    </w:lvl>
    <w:lvl w:ilvl="1" w:tentative="0">
      <w:start w:val="1"/>
      <w:numFmt w:val="lowerLetter"/>
      <w:lvlText w:val="%2)"/>
      <w:lvlJc w:val="left"/>
      <w:pPr>
        <w:ind w:left="2520" w:hanging="360"/>
      </w:pPr>
      <w:rPr>
        <w:b w:val="0"/>
      </w:rPr>
    </w:lvl>
    <w:lvl w:ilvl="2" w:tentative="0">
      <w:start w:val="1"/>
      <w:numFmt w:val="lowerRoman"/>
      <w:lvlText w:val="%3."/>
      <w:lvlJc w:val="right"/>
      <w:pPr>
        <w:ind w:left="3240" w:hanging="180"/>
      </w:pPr>
    </w:lvl>
    <w:lvl w:ilvl="3" w:tentative="0">
      <w:start w:val="1"/>
      <w:numFmt w:val="decimal"/>
      <w:lvlText w:val="%4."/>
      <w:lvlJc w:val="left"/>
      <w:pPr>
        <w:ind w:left="3960" w:hanging="360"/>
      </w:pPr>
      <w:rPr>
        <w:b/>
      </w:r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rPr>
        <w:b/>
      </w:r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0">
    <w:nsid w:val="39A52FA9"/>
    <w:multiLevelType w:val="multilevel"/>
    <w:tmpl w:val="39A52FA9"/>
    <w:lvl w:ilvl="0" w:tentative="0">
      <w:start w:val="1"/>
      <w:numFmt w:val="decimal"/>
      <w:lvlText w:val="3.%1."/>
      <w:lvlJc w:val="left"/>
      <w:pPr>
        <w:ind w:left="502" w:hanging="360"/>
      </w:pPr>
      <w:rPr>
        <w:rFonts w:hint="default"/>
        <w:b/>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C3B6C70"/>
    <w:multiLevelType w:val="multilevel"/>
    <w:tmpl w:val="3C3B6C70"/>
    <w:lvl w:ilvl="0" w:tentative="0">
      <w:start w:val="2"/>
      <w:numFmt w:val="decimal"/>
      <w:lvlText w:val="%1."/>
      <w:lvlJc w:val="left"/>
      <w:pPr>
        <w:ind w:left="390" w:hanging="390"/>
      </w:pPr>
      <w:rPr>
        <w:rFonts w:hint="default"/>
      </w:rPr>
    </w:lvl>
    <w:lvl w:ilvl="1" w:tentative="0">
      <w:start w:val="2"/>
      <w:numFmt w:val="decimal"/>
      <w:lvlText w:val="%1.%2."/>
      <w:lvlJc w:val="left"/>
      <w:pPr>
        <w:ind w:left="720" w:hanging="72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3E5D3BBB"/>
    <w:multiLevelType w:val="multilevel"/>
    <w:tmpl w:val="3E5D3BBB"/>
    <w:lvl w:ilvl="0" w:tentative="0">
      <w:start w:val="60"/>
      <w:numFmt w:val="bullet"/>
      <w:lvlText w:val="-"/>
      <w:lvlJc w:val="left"/>
      <w:pPr>
        <w:ind w:left="720" w:hanging="360"/>
      </w:pPr>
      <w:rPr>
        <w:rFonts w:hint="default" w:ascii="Calibri" w:hAnsi="Calibri" w:eastAsia="Calibri" w:cs="Calibri"/>
        <w:b/>
        <w:i w:val="0"/>
        <w:color w:val="000000" w:themeColor="text1"/>
        <w:sz w:val="26"/>
        <w14:textFill>
          <w14:solidFill>
            <w14:schemeClr w14:val="tx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F6249D6"/>
    <w:multiLevelType w:val="multilevel"/>
    <w:tmpl w:val="3F6249D6"/>
    <w:lvl w:ilvl="0" w:tentative="0">
      <w:start w:val="8"/>
      <w:numFmt w:val="decimal"/>
      <w:lvlText w:val="%1."/>
      <w:lvlJc w:val="left"/>
      <w:pPr>
        <w:ind w:left="408" w:hanging="408"/>
      </w:pPr>
      <w:rPr>
        <w:rFonts w:hint="default"/>
      </w:rPr>
    </w:lvl>
    <w:lvl w:ilvl="1" w:tentative="0">
      <w:start w:val="1"/>
      <w:numFmt w:val="decimal"/>
      <w:lvlText w:val="12.%2."/>
      <w:lvlJc w:val="left"/>
      <w:pPr>
        <w:ind w:left="1440" w:hanging="720"/>
      </w:pPr>
      <w:rPr>
        <w:rFonts w:hint="default"/>
        <w:b/>
        <w:i w:val="0"/>
        <w:sz w:val="26"/>
        <w:szCs w:val="26"/>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14">
    <w:nsid w:val="3FAA28E6"/>
    <w:multiLevelType w:val="multilevel"/>
    <w:tmpl w:val="3FAA28E6"/>
    <w:lvl w:ilvl="0" w:tentative="0">
      <w:start w:val="6"/>
      <w:numFmt w:val="decimal"/>
      <w:lvlText w:val="%1."/>
      <w:lvlJc w:val="left"/>
      <w:pPr>
        <w:ind w:left="390" w:hanging="390"/>
      </w:pPr>
      <w:rPr>
        <w:rFonts w:hint="default"/>
      </w:rPr>
    </w:lvl>
    <w:lvl w:ilvl="1" w:tentative="0">
      <w:start w:val="1"/>
      <w:numFmt w:val="decimal"/>
      <w:lvlText w:val="13.%2."/>
      <w:lvlJc w:val="left"/>
      <w:pPr>
        <w:ind w:left="1429" w:hanging="720"/>
      </w:pPr>
      <w:rPr>
        <w:rFonts w:hint="default"/>
        <w:b/>
        <w:i w:val="0"/>
        <w:sz w:val="26"/>
        <w:szCs w:val="26"/>
      </w:rPr>
    </w:lvl>
    <w:lvl w:ilvl="2" w:tentative="0">
      <w:start w:val="1"/>
      <w:numFmt w:val="decimalZero"/>
      <w:lvlText w:val="%1.%2.%3."/>
      <w:lvlJc w:val="left"/>
      <w:pPr>
        <w:ind w:left="2138" w:hanging="720"/>
      </w:pPr>
      <w:rPr>
        <w:rFonts w:hint="default"/>
      </w:rPr>
    </w:lvl>
    <w:lvl w:ilvl="3" w:tentative="0">
      <w:start w:val="1"/>
      <w:numFmt w:val="decimalZero"/>
      <w:lvlText w:val="%1.%2.%3.%4."/>
      <w:lvlJc w:val="left"/>
      <w:pPr>
        <w:ind w:left="3207" w:hanging="1080"/>
      </w:pPr>
      <w:rPr>
        <w:rFonts w:hint="default"/>
      </w:rPr>
    </w:lvl>
    <w:lvl w:ilvl="4" w:tentative="0">
      <w:start w:val="1"/>
      <w:numFmt w:val="decimal"/>
      <w:lvlText w:val="%1.%2.%3.%4.%5."/>
      <w:lvlJc w:val="left"/>
      <w:pPr>
        <w:ind w:left="3916" w:hanging="1080"/>
      </w:pPr>
      <w:rPr>
        <w:rFonts w:hint="default"/>
      </w:rPr>
    </w:lvl>
    <w:lvl w:ilvl="5" w:tentative="0">
      <w:start w:val="1"/>
      <w:numFmt w:val="decimal"/>
      <w:lvlText w:val="%1.%2.%3.%4.%5.%6."/>
      <w:lvlJc w:val="left"/>
      <w:pPr>
        <w:ind w:left="4985" w:hanging="1440"/>
      </w:pPr>
      <w:rPr>
        <w:rFonts w:hint="default"/>
      </w:rPr>
    </w:lvl>
    <w:lvl w:ilvl="6" w:tentative="0">
      <w:start w:val="1"/>
      <w:numFmt w:val="decimal"/>
      <w:lvlText w:val="%1.%2.%3.%4.%5.%6.%7."/>
      <w:lvlJc w:val="left"/>
      <w:pPr>
        <w:ind w:left="5694" w:hanging="1440"/>
      </w:pPr>
      <w:rPr>
        <w:rFonts w:hint="default"/>
      </w:rPr>
    </w:lvl>
    <w:lvl w:ilvl="7" w:tentative="0">
      <w:start w:val="1"/>
      <w:numFmt w:val="decimal"/>
      <w:lvlText w:val="%1.%2.%3.%4.%5.%6.%7.%8."/>
      <w:lvlJc w:val="left"/>
      <w:pPr>
        <w:ind w:left="6763" w:hanging="1800"/>
      </w:pPr>
      <w:rPr>
        <w:rFonts w:hint="default"/>
      </w:rPr>
    </w:lvl>
    <w:lvl w:ilvl="8" w:tentative="0">
      <w:start w:val="1"/>
      <w:numFmt w:val="decimal"/>
      <w:lvlText w:val="%1.%2.%3.%4.%5.%6.%7.%8.%9."/>
      <w:lvlJc w:val="left"/>
      <w:pPr>
        <w:ind w:left="7472" w:hanging="1800"/>
      </w:pPr>
      <w:rPr>
        <w:rFonts w:hint="default"/>
      </w:rPr>
    </w:lvl>
  </w:abstractNum>
  <w:abstractNum w:abstractNumId="15">
    <w:nsid w:val="487F72A4"/>
    <w:multiLevelType w:val="multilevel"/>
    <w:tmpl w:val="487F72A4"/>
    <w:lvl w:ilvl="0" w:tentative="0">
      <w:start w:val="6"/>
      <w:numFmt w:val="decimal"/>
      <w:lvlText w:val="%1"/>
      <w:lvlJc w:val="left"/>
      <w:pPr>
        <w:ind w:left="360" w:hanging="360"/>
      </w:pPr>
      <w:rPr>
        <w:rFonts w:hint="default"/>
      </w:rPr>
    </w:lvl>
    <w:lvl w:ilvl="1" w:tentative="0">
      <w:start w:val="1"/>
      <w:numFmt w:val="decimal"/>
      <w:lvlText w:val="6.%2."/>
      <w:lvlJc w:val="left"/>
      <w:pPr>
        <w:ind w:left="360" w:hanging="360"/>
      </w:pPr>
      <w:rPr>
        <w:rFonts w:hint="default"/>
        <w:b/>
        <w:i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49A03789"/>
    <w:multiLevelType w:val="multilevel"/>
    <w:tmpl w:val="49A03789"/>
    <w:lvl w:ilvl="0" w:tentative="0">
      <w:start w:val="7"/>
      <w:numFmt w:val="decimal"/>
      <w:lvlText w:val="%1."/>
      <w:lvlJc w:val="left"/>
      <w:pPr>
        <w:ind w:left="408" w:hanging="408"/>
      </w:pPr>
      <w:rPr>
        <w:rFonts w:hint="default"/>
      </w:rPr>
    </w:lvl>
    <w:lvl w:ilvl="1" w:tentative="0">
      <w:start w:val="1"/>
      <w:numFmt w:val="lowerLetter"/>
      <w:lvlText w:val="%2)"/>
      <w:lvlJc w:val="left"/>
      <w:pPr>
        <w:ind w:left="1440" w:hanging="720"/>
      </w:pPr>
      <w:rPr>
        <w:rFonts w:hint="default"/>
        <w:b w:val="0"/>
        <w:sz w:val="26"/>
        <w:szCs w:val="26"/>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17">
    <w:nsid w:val="4D78443C"/>
    <w:multiLevelType w:val="multilevel"/>
    <w:tmpl w:val="4D78443C"/>
    <w:lvl w:ilvl="0" w:tentative="0">
      <w:start w:val="1"/>
      <w:numFmt w:val="lowerLetter"/>
      <w:lvlText w:val="%1)"/>
      <w:lvlJc w:val="left"/>
      <w:pPr>
        <w:tabs>
          <w:tab w:val="left" w:pos="3600"/>
        </w:tabs>
        <w:ind w:left="3600" w:hanging="360"/>
      </w:pPr>
      <w:rPr>
        <w:rFonts w:hint="default"/>
        <w:b w:val="0"/>
      </w:rPr>
    </w:lvl>
    <w:lvl w:ilvl="1" w:tentative="0">
      <w:start w:val="1"/>
      <w:numFmt w:val="lowerLetter"/>
      <w:lvlText w:val="%2."/>
      <w:lvlJc w:val="left"/>
      <w:pPr>
        <w:ind w:left="731" w:hanging="360"/>
      </w:pPr>
      <w:rPr>
        <w:rFonts w:hint="default"/>
      </w:rPr>
    </w:lvl>
    <w:lvl w:ilvl="2" w:tentative="0">
      <w:start w:val="1"/>
      <w:numFmt w:val="lowerRoman"/>
      <w:lvlText w:val="%3."/>
      <w:lvlJc w:val="right"/>
      <w:pPr>
        <w:tabs>
          <w:tab w:val="left" w:pos="1451"/>
        </w:tabs>
        <w:ind w:left="1451" w:hanging="180"/>
      </w:pPr>
    </w:lvl>
    <w:lvl w:ilvl="3" w:tentative="0">
      <w:start w:val="1"/>
      <w:numFmt w:val="decimal"/>
      <w:lvlText w:val="%4."/>
      <w:lvlJc w:val="left"/>
      <w:pPr>
        <w:tabs>
          <w:tab w:val="left" w:pos="2171"/>
        </w:tabs>
        <w:ind w:left="2171" w:hanging="360"/>
      </w:pPr>
    </w:lvl>
    <w:lvl w:ilvl="4" w:tentative="0">
      <w:start w:val="1"/>
      <w:numFmt w:val="lowerLetter"/>
      <w:lvlText w:val="%5."/>
      <w:lvlJc w:val="left"/>
      <w:pPr>
        <w:tabs>
          <w:tab w:val="left" w:pos="2891"/>
        </w:tabs>
        <w:ind w:left="2891" w:hanging="360"/>
      </w:pPr>
    </w:lvl>
    <w:lvl w:ilvl="5" w:tentative="0">
      <w:start w:val="1"/>
      <w:numFmt w:val="lowerRoman"/>
      <w:lvlText w:val="%6."/>
      <w:lvlJc w:val="right"/>
      <w:pPr>
        <w:tabs>
          <w:tab w:val="left" w:pos="3611"/>
        </w:tabs>
        <w:ind w:left="3611" w:hanging="180"/>
      </w:pPr>
    </w:lvl>
    <w:lvl w:ilvl="6" w:tentative="0">
      <w:start w:val="1"/>
      <w:numFmt w:val="decimal"/>
      <w:lvlText w:val="%7."/>
      <w:lvlJc w:val="left"/>
      <w:pPr>
        <w:tabs>
          <w:tab w:val="left" w:pos="4331"/>
        </w:tabs>
        <w:ind w:left="4331" w:hanging="360"/>
      </w:pPr>
    </w:lvl>
    <w:lvl w:ilvl="7" w:tentative="0">
      <w:start w:val="1"/>
      <w:numFmt w:val="lowerLetter"/>
      <w:lvlText w:val="%8."/>
      <w:lvlJc w:val="left"/>
      <w:pPr>
        <w:tabs>
          <w:tab w:val="left" w:pos="5051"/>
        </w:tabs>
        <w:ind w:left="5051" w:hanging="360"/>
      </w:pPr>
    </w:lvl>
    <w:lvl w:ilvl="8" w:tentative="0">
      <w:start w:val="1"/>
      <w:numFmt w:val="lowerRoman"/>
      <w:lvlText w:val="%9."/>
      <w:lvlJc w:val="right"/>
      <w:pPr>
        <w:tabs>
          <w:tab w:val="left" w:pos="5771"/>
        </w:tabs>
        <w:ind w:left="5771" w:hanging="180"/>
      </w:pPr>
    </w:lvl>
  </w:abstractNum>
  <w:abstractNum w:abstractNumId="18">
    <w:nsid w:val="588E7FB3"/>
    <w:multiLevelType w:val="multilevel"/>
    <w:tmpl w:val="588E7FB3"/>
    <w:lvl w:ilvl="0" w:tentative="0">
      <w:start w:val="1"/>
      <w:numFmt w:val="decimal"/>
      <w:lvlText w:val="%1."/>
      <w:lvlJc w:val="left"/>
      <w:pPr>
        <w:ind w:left="408" w:hanging="408"/>
      </w:pPr>
      <w:rPr>
        <w:rFonts w:hint="default"/>
      </w:rPr>
    </w:lvl>
    <w:lvl w:ilvl="1" w:tentative="0">
      <w:start w:val="1"/>
      <w:numFmt w:val="decimal"/>
      <w:lvlText w:val="%1.%2."/>
      <w:lvlJc w:val="left"/>
      <w:pPr>
        <w:ind w:left="1440" w:hanging="720"/>
      </w:pPr>
      <w:rPr>
        <w:rFonts w:hint="default"/>
        <w:b/>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19">
    <w:nsid w:val="61D86458"/>
    <w:multiLevelType w:val="multilevel"/>
    <w:tmpl w:val="61D86458"/>
    <w:lvl w:ilvl="0" w:tentative="0">
      <w:start w:val="1"/>
      <w:numFmt w:val="decimal"/>
      <w:lvlText w:val="5.%1."/>
      <w:lvlJc w:val="left"/>
      <w:pPr>
        <w:ind w:left="720" w:hanging="360"/>
      </w:pPr>
      <w:rPr>
        <w:rFonts w:hint="default" w:ascii="font283" w:hAnsi="font283"/>
        <w:b/>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67417A78"/>
    <w:multiLevelType w:val="multilevel"/>
    <w:tmpl w:val="67417A78"/>
    <w:lvl w:ilvl="0" w:tentative="0">
      <w:start w:val="1"/>
      <w:numFmt w:val="lowerRoman"/>
      <w:lvlText w:val="(%1)"/>
      <w:lvlJc w:val="left"/>
      <w:pPr>
        <w:ind w:left="2160" w:hanging="72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rPr>
        <w:b/>
      </w:r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10.%7."/>
      <w:lvlJc w:val="left"/>
      <w:pPr>
        <w:ind w:left="6120" w:hanging="360"/>
      </w:pPr>
      <w:rPr>
        <w:rFonts w:hint="default"/>
        <w:b/>
        <w:i w:val="0"/>
        <w:sz w:val="26"/>
        <w:szCs w:val="26"/>
      </w:r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1">
    <w:nsid w:val="684161D2"/>
    <w:multiLevelType w:val="multilevel"/>
    <w:tmpl w:val="684161D2"/>
    <w:lvl w:ilvl="0" w:tentative="0">
      <w:start w:val="1"/>
      <w:numFmt w:val="lowerLetter"/>
      <w:lvlText w:val="%1)"/>
      <w:lvlJc w:val="left"/>
      <w:pPr>
        <w:ind w:left="720" w:hanging="360"/>
      </w:pPr>
      <w:rPr>
        <w:rFonts w:hint="default"/>
        <w:b w:val="0"/>
        <w:i w:val="0"/>
        <w:sz w:val="26"/>
        <w:szCs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AB1319C"/>
    <w:multiLevelType w:val="multilevel"/>
    <w:tmpl w:val="7AB1319C"/>
    <w:lvl w:ilvl="0" w:tentative="0">
      <w:start w:val="1"/>
      <w:numFmt w:val="decimal"/>
      <w:lvlText w:val="14.%1."/>
      <w:lvlJc w:val="left"/>
      <w:pPr>
        <w:ind w:left="1080" w:hanging="360"/>
      </w:pPr>
      <w:rPr>
        <w:rFonts w:hint="default" w:ascii="Times New Roman Bold" w:hAnsi="Times New Roman Bold"/>
        <w:b w:val="0"/>
        <w:i w:val="0"/>
        <w:sz w:val="26"/>
        <w:szCs w:val="26"/>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7C227254"/>
    <w:multiLevelType w:val="multilevel"/>
    <w:tmpl w:val="7C227254"/>
    <w:lvl w:ilvl="0" w:tentative="0">
      <w:start w:val="1"/>
      <w:numFmt w:val="decimal"/>
      <w:pStyle w:val="2"/>
      <w:lvlText w:val="%1.0"/>
      <w:lvlJc w:val="left"/>
      <w:pPr>
        <w:tabs>
          <w:tab w:val="left" w:pos="567"/>
        </w:tabs>
        <w:ind w:left="567" w:hanging="567"/>
      </w:pPr>
      <w:rPr>
        <w:rFonts w:hint="default" w:ascii="Times New Roman" w:hAnsi="Times New Roman"/>
        <w:b/>
        <w:i w:val="0"/>
        <w:sz w:val="24"/>
        <w:szCs w:val="24"/>
      </w:rPr>
    </w:lvl>
    <w:lvl w:ilvl="1" w:tentative="0">
      <w:start w:val="1"/>
      <w:numFmt w:val="decimal"/>
      <w:pStyle w:val="3"/>
      <w:lvlText w:val="%1.%2"/>
      <w:lvlJc w:val="left"/>
      <w:pPr>
        <w:tabs>
          <w:tab w:val="left" w:pos="273"/>
        </w:tabs>
        <w:ind w:left="273" w:hanging="680"/>
      </w:pPr>
      <w:rPr>
        <w:rFonts w:hint="default" w:ascii="Times New Roman" w:hAnsi="Times New Roman"/>
        <w:b/>
        <w:i w:val="0"/>
        <w:caps/>
        <w:color w:val="auto"/>
        <w:sz w:val="24"/>
        <w:szCs w:val="24"/>
      </w:rPr>
    </w:lvl>
    <w:lvl w:ilvl="2" w:tentative="0">
      <w:start w:val="1"/>
      <w:numFmt w:val="decimal"/>
      <w:pStyle w:val="4"/>
      <w:lvlText w:val="%1.%2.%3"/>
      <w:lvlJc w:val="left"/>
      <w:pPr>
        <w:tabs>
          <w:tab w:val="left" w:pos="720"/>
        </w:tabs>
        <w:ind w:left="3969" w:hanging="2154"/>
      </w:pPr>
      <w:rPr>
        <w:rFonts w:hint="default" w:ascii="Times New Roman" w:hAnsi="Times New Roman"/>
        <w:b/>
        <w:i w:val="0"/>
        <w:color w:val="auto"/>
        <w:sz w:val="22"/>
        <w:szCs w:val="22"/>
      </w:rPr>
    </w:lvl>
    <w:lvl w:ilvl="3" w:tentative="0">
      <w:start w:val="1"/>
      <w:numFmt w:val="lowerLetter"/>
      <w:pStyle w:val="5"/>
      <w:lvlText w:val="%4."/>
      <w:lvlJc w:val="left"/>
      <w:pPr>
        <w:tabs>
          <w:tab w:val="left" w:pos="3459"/>
        </w:tabs>
        <w:ind w:left="3629" w:hanging="850"/>
      </w:pPr>
      <w:rPr>
        <w:rFonts w:hint="default" w:ascii="Calibri" w:hAnsi="Calibri"/>
        <w:b/>
        <w:i w:val="0"/>
        <w:sz w:val="22"/>
        <w:szCs w:val="22"/>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num w:numId="1">
    <w:abstractNumId w:val="23"/>
  </w:num>
  <w:num w:numId="2">
    <w:abstractNumId w:val="2"/>
  </w:num>
  <w:num w:numId="3">
    <w:abstractNumId w:val="6"/>
  </w:num>
  <w:num w:numId="4">
    <w:abstractNumId w:val="18"/>
  </w:num>
  <w:num w:numId="5">
    <w:abstractNumId w:val="11"/>
  </w:num>
  <w:num w:numId="6">
    <w:abstractNumId w:val="21"/>
  </w:num>
  <w:num w:numId="7">
    <w:abstractNumId w:val="10"/>
  </w:num>
  <w:num w:numId="8">
    <w:abstractNumId w:val="19"/>
  </w:num>
  <w:num w:numId="9">
    <w:abstractNumId w:val="1"/>
  </w:num>
  <w:num w:numId="10">
    <w:abstractNumId w:val="15"/>
  </w:num>
  <w:num w:numId="11">
    <w:abstractNumId w:val="12"/>
  </w:num>
  <w:num w:numId="12">
    <w:abstractNumId w:val="9"/>
  </w:num>
  <w:num w:numId="13">
    <w:abstractNumId w:val="3"/>
  </w:num>
  <w:num w:numId="14">
    <w:abstractNumId w:val="4"/>
  </w:num>
  <w:num w:numId="15">
    <w:abstractNumId w:val="16"/>
  </w:num>
  <w:num w:numId="16">
    <w:abstractNumId w:val="20"/>
  </w:num>
  <w:num w:numId="17">
    <w:abstractNumId w:val="0"/>
  </w:num>
  <w:num w:numId="18">
    <w:abstractNumId w:val="17"/>
  </w:num>
  <w:num w:numId="19">
    <w:abstractNumId w:val="8"/>
  </w:num>
  <w:num w:numId="20">
    <w:abstractNumId w:val="13"/>
  </w:num>
  <w:num w:numId="21">
    <w:abstractNumId w:val="14"/>
  </w:num>
  <w:num w:numId="22">
    <w:abstractNumId w:val="5"/>
  </w:num>
  <w:num w:numId="23">
    <w:abstractNumId w:val="7"/>
  </w:num>
  <w:num w:numId="24">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rinh Trinh">
    <w15:presenceInfo w15:providerId="Windows Live" w15:userId="0931e6423d8029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67B"/>
    <w:rsid w:val="00000F8D"/>
    <w:rsid w:val="00001F3A"/>
    <w:rsid w:val="00002143"/>
    <w:rsid w:val="00002DD8"/>
    <w:rsid w:val="0000452F"/>
    <w:rsid w:val="00004C9A"/>
    <w:rsid w:val="0001012F"/>
    <w:rsid w:val="00010593"/>
    <w:rsid w:val="00011EF2"/>
    <w:rsid w:val="00013E94"/>
    <w:rsid w:val="00014A11"/>
    <w:rsid w:val="00014AB4"/>
    <w:rsid w:val="0001511A"/>
    <w:rsid w:val="00015625"/>
    <w:rsid w:val="000156E9"/>
    <w:rsid w:val="00015EA9"/>
    <w:rsid w:val="00015F09"/>
    <w:rsid w:val="00016B10"/>
    <w:rsid w:val="000174DE"/>
    <w:rsid w:val="00017F46"/>
    <w:rsid w:val="00021154"/>
    <w:rsid w:val="0002126F"/>
    <w:rsid w:val="000220A8"/>
    <w:rsid w:val="0002238B"/>
    <w:rsid w:val="00022628"/>
    <w:rsid w:val="000251BF"/>
    <w:rsid w:val="00030F45"/>
    <w:rsid w:val="00031AE1"/>
    <w:rsid w:val="00034097"/>
    <w:rsid w:val="00036E98"/>
    <w:rsid w:val="000377C0"/>
    <w:rsid w:val="00040275"/>
    <w:rsid w:val="0004076B"/>
    <w:rsid w:val="000410F0"/>
    <w:rsid w:val="00041B00"/>
    <w:rsid w:val="00041B1E"/>
    <w:rsid w:val="000424A7"/>
    <w:rsid w:val="000434E8"/>
    <w:rsid w:val="000434EC"/>
    <w:rsid w:val="000436AC"/>
    <w:rsid w:val="00046650"/>
    <w:rsid w:val="000470A7"/>
    <w:rsid w:val="00050088"/>
    <w:rsid w:val="00051AB8"/>
    <w:rsid w:val="00051BF6"/>
    <w:rsid w:val="00051E44"/>
    <w:rsid w:val="00053A7D"/>
    <w:rsid w:val="000540F7"/>
    <w:rsid w:val="0005565E"/>
    <w:rsid w:val="000557F2"/>
    <w:rsid w:val="00056A13"/>
    <w:rsid w:val="000570F8"/>
    <w:rsid w:val="00057339"/>
    <w:rsid w:val="00057380"/>
    <w:rsid w:val="00057C7F"/>
    <w:rsid w:val="00060482"/>
    <w:rsid w:val="00060DD1"/>
    <w:rsid w:val="00060EEA"/>
    <w:rsid w:val="0006189B"/>
    <w:rsid w:val="00062CBA"/>
    <w:rsid w:val="00063719"/>
    <w:rsid w:val="0006408F"/>
    <w:rsid w:val="00064470"/>
    <w:rsid w:val="00064EA0"/>
    <w:rsid w:val="00064EDA"/>
    <w:rsid w:val="00065E3B"/>
    <w:rsid w:val="00066872"/>
    <w:rsid w:val="00067BCE"/>
    <w:rsid w:val="00067C13"/>
    <w:rsid w:val="00070D35"/>
    <w:rsid w:val="0007249F"/>
    <w:rsid w:val="00073E53"/>
    <w:rsid w:val="0007440E"/>
    <w:rsid w:val="00074849"/>
    <w:rsid w:val="00075CB5"/>
    <w:rsid w:val="0007681E"/>
    <w:rsid w:val="000774CF"/>
    <w:rsid w:val="00077C1F"/>
    <w:rsid w:val="00077CCE"/>
    <w:rsid w:val="000808CA"/>
    <w:rsid w:val="000809A7"/>
    <w:rsid w:val="00080A25"/>
    <w:rsid w:val="00083235"/>
    <w:rsid w:val="00083738"/>
    <w:rsid w:val="00084096"/>
    <w:rsid w:val="00085248"/>
    <w:rsid w:val="0008529B"/>
    <w:rsid w:val="000859A1"/>
    <w:rsid w:val="0008631B"/>
    <w:rsid w:val="00086B37"/>
    <w:rsid w:val="00087C50"/>
    <w:rsid w:val="00087CB9"/>
    <w:rsid w:val="00091158"/>
    <w:rsid w:val="0009199E"/>
    <w:rsid w:val="00091BB2"/>
    <w:rsid w:val="00091EC6"/>
    <w:rsid w:val="000933A6"/>
    <w:rsid w:val="00094103"/>
    <w:rsid w:val="0009574F"/>
    <w:rsid w:val="00095CB5"/>
    <w:rsid w:val="00095F00"/>
    <w:rsid w:val="00095F98"/>
    <w:rsid w:val="00096B4A"/>
    <w:rsid w:val="00097AD9"/>
    <w:rsid w:val="000A065C"/>
    <w:rsid w:val="000A2358"/>
    <w:rsid w:val="000A2B2A"/>
    <w:rsid w:val="000A390D"/>
    <w:rsid w:val="000A410B"/>
    <w:rsid w:val="000A419C"/>
    <w:rsid w:val="000A4ACD"/>
    <w:rsid w:val="000A713A"/>
    <w:rsid w:val="000B0D57"/>
    <w:rsid w:val="000B15FF"/>
    <w:rsid w:val="000B16D0"/>
    <w:rsid w:val="000B1737"/>
    <w:rsid w:val="000B206D"/>
    <w:rsid w:val="000B33E5"/>
    <w:rsid w:val="000B4278"/>
    <w:rsid w:val="000B4552"/>
    <w:rsid w:val="000B483B"/>
    <w:rsid w:val="000B590C"/>
    <w:rsid w:val="000B5F84"/>
    <w:rsid w:val="000B68D5"/>
    <w:rsid w:val="000B68EE"/>
    <w:rsid w:val="000C060F"/>
    <w:rsid w:val="000C073E"/>
    <w:rsid w:val="000C0CB3"/>
    <w:rsid w:val="000C2EE9"/>
    <w:rsid w:val="000C41C5"/>
    <w:rsid w:val="000C44B7"/>
    <w:rsid w:val="000C4E48"/>
    <w:rsid w:val="000C5871"/>
    <w:rsid w:val="000C59EC"/>
    <w:rsid w:val="000C5F46"/>
    <w:rsid w:val="000C5FA7"/>
    <w:rsid w:val="000C6B8F"/>
    <w:rsid w:val="000C7B2E"/>
    <w:rsid w:val="000D0CF4"/>
    <w:rsid w:val="000D26BC"/>
    <w:rsid w:val="000D26EC"/>
    <w:rsid w:val="000D2A2F"/>
    <w:rsid w:val="000D2BA6"/>
    <w:rsid w:val="000D30A8"/>
    <w:rsid w:val="000D3B84"/>
    <w:rsid w:val="000D4053"/>
    <w:rsid w:val="000D412B"/>
    <w:rsid w:val="000D5A6E"/>
    <w:rsid w:val="000D6F99"/>
    <w:rsid w:val="000E21E7"/>
    <w:rsid w:val="000E2D57"/>
    <w:rsid w:val="000E3D99"/>
    <w:rsid w:val="000E4C44"/>
    <w:rsid w:val="000E50C8"/>
    <w:rsid w:val="000E52AB"/>
    <w:rsid w:val="000E604D"/>
    <w:rsid w:val="000E6178"/>
    <w:rsid w:val="000E6ACB"/>
    <w:rsid w:val="000E6DF5"/>
    <w:rsid w:val="000F15E0"/>
    <w:rsid w:val="000F251A"/>
    <w:rsid w:val="000F2973"/>
    <w:rsid w:val="000F30CC"/>
    <w:rsid w:val="000F33DB"/>
    <w:rsid w:val="000F39D8"/>
    <w:rsid w:val="000F40A1"/>
    <w:rsid w:val="000F43B3"/>
    <w:rsid w:val="000F4F14"/>
    <w:rsid w:val="000F6D01"/>
    <w:rsid w:val="001005DC"/>
    <w:rsid w:val="001018FD"/>
    <w:rsid w:val="00101EF7"/>
    <w:rsid w:val="00102238"/>
    <w:rsid w:val="00102899"/>
    <w:rsid w:val="00102A60"/>
    <w:rsid w:val="00102FE8"/>
    <w:rsid w:val="0010318B"/>
    <w:rsid w:val="0010360E"/>
    <w:rsid w:val="0010456A"/>
    <w:rsid w:val="00105113"/>
    <w:rsid w:val="00105BF6"/>
    <w:rsid w:val="00107E0F"/>
    <w:rsid w:val="00110E27"/>
    <w:rsid w:val="001117F7"/>
    <w:rsid w:val="0011249A"/>
    <w:rsid w:val="00112EC6"/>
    <w:rsid w:val="00114AC8"/>
    <w:rsid w:val="00117B7C"/>
    <w:rsid w:val="0012068E"/>
    <w:rsid w:val="0012129E"/>
    <w:rsid w:val="00123ACF"/>
    <w:rsid w:val="001246EB"/>
    <w:rsid w:val="00124A20"/>
    <w:rsid w:val="00125405"/>
    <w:rsid w:val="00125F90"/>
    <w:rsid w:val="00127521"/>
    <w:rsid w:val="001300C8"/>
    <w:rsid w:val="00130CD5"/>
    <w:rsid w:val="00132382"/>
    <w:rsid w:val="0013331B"/>
    <w:rsid w:val="0013357C"/>
    <w:rsid w:val="0013456B"/>
    <w:rsid w:val="00134A3F"/>
    <w:rsid w:val="001353D5"/>
    <w:rsid w:val="001371FC"/>
    <w:rsid w:val="001414D5"/>
    <w:rsid w:val="00141898"/>
    <w:rsid w:val="00141EF2"/>
    <w:rsid w:val="00142219"/>
    <w:rsid w:val="00143A17"/>
    <w:rsid w:val="00144251"/>
    <w:rsid w:val="00144634"/>
    <w:rsid w:val="00144818"/>
    <w:rsid w:val="00145425"/>
    <w:rsid w:val="001454E0"/>
    <w:rsid w:val="00150B38"/>
    <w:rsid w:val="00150D3B"/>
    <w:rsid w:val="00150FB8"/>
    <w:rsid w:val="001511C8"/>
    <w:rsid w:val="001528E7"/>
    <w:rsid w:val="00152CD5"/>
    <w:rsid w:val="00152FE0"/>
    <w:rsid w:val="00152FEF"/>
    <w:rsid w:val="00154EF7"/>
    <w:rsid w:val="00155532"/>
    <w:rsid w:val="00155ED4"/>
    <w:rsid w:val="00156668"/>
    <w:rsid w:val="00156F5C"/>
    <w:rsid w:val="00157093"/>
    <w:rsid w:val="00161D9D"/>
    <w:rsid w:val="00162492"/>
    <w:rsid w:val="00162E2C"/>
    <w:rsid w:val="00163B40"/>
    <w:rsid w:val="00164119"/>
    <w:rsid w:val="001647D7"/>
    <w:rsid w:val="00164DD2"/>
    <w:rsid w:val="00164DE3"/>
    <w:rsid w:val="00165B0D"/>
    <w:rsid w:val="0016763D"/>
    <w:rsid w:val="0017016C"/>
    <w:rsid w:val="001718CD"/>
    <w:rsid w:val="001728E7"/>
    <w:rsid w:val="001733E1"/>
    <w:rsid w:val="00173767"/>
    <w:rsid w:val="00173801"/>
    <w:rsid w:val="00175BA1"/>
    <w:rsid w:val="00176956"/>
    <w:rsid w:val="001777BB"/>
    <w:rsid w:val="0018146F"/>
    <w:rsid w:val="00181BC8"/>
    <w:rsid w:val="00181EBC"/>
    <w:rsid w:val="00182440"/>
    <w:rsid w:val="001832DF"/>
    <w:rsid w:val="001846F3"/>
    <w:rsid w:val="001867CB"/>
    <w:rsid w:val="00186B3C"/>
    <w:rsid w:val="00186D37"/>
    <w:rsid w:val="001908D0"/>
    <w:rsid w:val="00192958"/>
    <w:rsid w:val="00194B2A"/>
    <w:rsid w:val="00194C74"/>
    <w:rsid w:val="001967E0"/>
    <w:rsid w:val="00196AAB"/>
    <w:rsid w:val="00196ADF"/>
    <w:rsid w:val="00196AE5"/>
    <w:rsid w:val="00197EE7"/>
    <w:rsid w:val="001A06D2"/>
    <w:rsid w:val="001A0BA1"/>
    <w:rsid w:val="001A17C6"/>
    <w:rsid w:val="001A2840"/>
    <w:rsid w:val="001A3E19"/>
    <w:rsid w:val="001A48B9"/>
    <w:rsid w:val="001A5B2B"/>
    <w:rsid w:val="001A6329"/>
    <w:rsid w:val="001A6FD0"/>
    <w:rsid w:val="001B01A1"/>
    <w:rsid w:val="001B0333"/>
    <w:rsid w:val="001B0F0B"/>
    <w:rsid w:val="001B1023"/>
    <w:rsid w:val="001B1E87"/>
    <w:rsid w:val="001B1E9E"/>
    <w:rsid w:val="001B2132"/>
    <w:rsid w:val="001B71CC"/>
    <w:rsid w:val="001B7B2D"/>
    <w:rsid w:val="001C0861"/>
    <w:rsid w:val="001C0988"/>
    <w:rsid w:val="001C1AC7"/>
    <w:rsid w:val="001C255F"/>
    <w:rsid w:val="001C28CE"/>
    <w:rsid w:val="001C4380"/>
    <w:rsid w:val="001C43B6"/>
    <w:rsid w:val="001C485C"/>
    <w:rsid w:val="001C498D"/>
    <w:rsid w:val="001C661D"/>
    <w:rsid w:val="001D052E"/>
    <w:rsid w:val="001D0816"/>
    <w:rsid w:val="001D0CC7"/>
    <w:rsid w:val="001D1513"/>
    <w:rsid w:val="001D1F58"/>
    <w:rsid w:val="001D2FFC"/>
    <w:rsid w:val="001D32A7"/>
    <w:rsid w:val="001D46C0"/>
    <w:rsid w:val="001D4801"/>
    <w:rsid w:val="001D6CF3"/>
    <w:rsid w:val="001D7BAB"/>
    <w:rsid w:val="001D7D91"/>
    <w:rsid w:val="001D7DA2"/>
    <w:rsid w:val="001E1EA8"/>
    <w:rsid w:val="001E2B55"/>
    <w:rsid w:val="001E3756"/>
    <w:rsid w:val="001E394A"/>
    <w:rsid w:val="001E3983"/>
    <w:rsid w:val="001E5CC3"/>
    <w:rsid w:val="001E64CD"/>
    <w:rsid w:val="001E7E83"/>
    <w:rsid w:val="001F0323"/>
    <w:rsid w:val="001F0327"/>
    <w:rsid w:val="001F0C6E"/>
    <w:rsid w:val="001F313B"/>
    <w:rsid w:val="001F43EF"/>
    <w:rsid w:val="001F5706"/>
    <w:rsid w:val="001F688C"/>
    <w:rsid w:val="001F7293"/>
    <w:rsid w:val="001F7A89"/>
    <w:rsid w:val="001F7FAB"/>
    <w:rsid w:val="00200951"/>
    <w:rsid w:val="00201C1C"/>
    <w:rsid w:val="00201CEB"/>
    <w:rsid w:val="00201DCD"/>
    <w:rsid w:val="00201EAD"/>
    <w:rsid w:val="00201FFA"/>
    <w:rsid w:val="00202512"/>
    <w:rsid w:val="00203066"/>
    <w:rsid w:val="002047F8"/>
    <w:rsid w:val="00205618"/>
    <w:rsid w:val="0020624E"/>
    <w:rsid w:val="002064CC"/>
    <w:rsid w:val="00206717"/>
    <w:rsid w:val="002071C2"/>
    <w:rsid w:val="00207C80"/>
    <w:rsid w:val="00207DDA"/>
    <w:rsid w:val="0021115E"/>
    <w:rsid w:val="00214218"/>
    <w:rsid w:val="00214727"/>
    <w:rsid w:val="002148BD"/>
    <w:rsid w:val="00214B58"/>
    <w:rsid w:val="002158FE"/>
    <w:rsid w:val="00216E61"/>
    <w:rsid w:val="0022046A"/>
    <w:rsid w:val="002204EB"/>
    <w:rsid w:val="00221C8F"/>
    <w:rsid w:val="00222361"/>
    <w:rsid w:val="00222D04"/>
    <w:rsid w:val="002237F5"/>
    <w:rsid w:val="00224243"/>
    <w:rsid w:val="00226014"/>
    <w:rsid w:val="00226078"/>
    <w:rsid w:val="00227E2C"/>
    <w:rsid w:val="00230097"/>
    <w:rsid w:val="0023074C"/>
    <w:rsid w:val="002308AD"/>
    <w:rsid w:val="00230C68"/>
    <w:rsid w:val="00232074"/>
    <w:rsid w:val="00232319"/>
    <w:rsid w:val="00232419"/>
    <w:rsid w:val="00232578"/>
    <w:rsid w:val="00232AE5"/>
    <w:rsid w:val="00233280"/>
    <w:rsid w:val="002334E3"/>
    <w:rsid w:val="00234836"/>
    <w:rsid w:val="00234D5A"/>
    <w:rsid w:val="00235DD6"/>
    <w:rsid w:val="00235E1D"/>
    <w:rsid w:val="00236348"/>
    <w:rsid w:val="002368A1"/>
    <w:rsid w:val="00236E7F"/>
    <w:rsid w:val="002403C1"/>
    <w:rsid w:val="002412A0"/>
    <w:rsid w:val="00242067"/>
    <w:rsid w:val="00242495"/>
    <w:rsid w:val="00242A39"/>
    <w:rsid w:val="00242A83"/>
    <w:rsid w:val="00244F72"/>
    <w:rsid w:val="00244FFC"/>
    <w:rsid w:val="00245106"/>
    <w:rsid w:val="002455A1"/>
    <w:rsid w:val="0024652F"/>
    <w:rsid w:val="00247AE2"/>
    <w:rsid w:val="002503B9"/>
    <w:rsid w:val="00251293"/>
    <w:rsid w:val="00252556"/>
    <w:rsid w:val="00253329"/>
    <w:rsid w:val="00255385"/>
    <w:rsid w:val="002559B3"/>
    <w:rsid w:val="00255CE3"/>
    <w:rsid w:val="002562FC"/>
    <w:rsid w:val="00256B83"/>
    <w:rsid w:val="002573CE"/>
    <w:rsid w:val="0026021B"/>
    <w:rsid w:val="00261915"/>
    <w:rsid w:val="00261BF8"/>
    <w:rsid w:val="00262271"/>
    <w:rsid w:val="00262687"/>
    <w:rsid w:val="00263181"/>
    <w:rsid w:val="002631A2"/>
    <w:rsid w:val="00263607"/>
    <w:rsid w:val="00264409"/>
    <w:rsid w:val="002658AC"/>
    <w:rsid w:val="0026604D"/>
    <w:rsid w:val="00267679"/>
    <w:rsid w:val="00267D94"/>
    <w:rsid w:val="00270917"/>
    <w:rsid w:val="00270BD2"/>
    <w:rsid w:val="00270D11"/>
    <w:rsid w:val="002724D9"/>
    <w:rsid w:val="00272FC3"/>
    <w:rsid w:val="00277377"/>
    <w:rsid w:val="002778E2"/>
    <w:rsid w:val="00280977"/>
    <w:rsid w:val="00280C1D"/>
    <w:rsid w:val="0028274F"/>
    <w:rsid w:val="00282CB4"/>
    <w:rsid w:val="002831C9"/>
    <w:rsid w:val="002847C1"/>
    <w:rsid w:val="00285B16"/>
    <w:rsid w:val="00287718"/>
    <w:rsid w:val="00287CCA"/>
    <w:rsid w:val="00291CBB"/>
    <w:rsid w:val="00293AD8"/>
    <w:rsid w:val="00294DD5"/>
    <w:rsid w:val="00295F17"/>
    <w:rsid w:val="002974B3"/>
    <w:rsid w:val="002A006A"/>
    <w:rsid w:val="002A093F"/>
    <w:rsid w:val="002A0B4B"/>
    <w:rsid w:val="002A0DAD"/>
    <w:rsid w:val="002A0F7E"/>
    <w:rsid w:val="002A384D"/>
    <w:rsid w:val="002A3935"/>
    <w:rsid w:val="002A3C5B"/>
    <w:rsid w:val="002A48EB"/>
    <w:rsid w:val="002A4A83"/>
    <w:rsid w:val="002A4B35"/>
    <w:rsid w:val="002A5720"/>
    <w:rsid w:val="002A5B53"/>
    <w:rsid w:val="002A6F41"/>
    <w:rsid w:val="002A7744"/>
    <w:rsid w:val="002A7F71"/>
    <w:rsid w:val="002B04A0"/>
    <w:rsid w:val="002B11A5"/>
    <w:rsid w:val="002B16AC"/>
    <w:rsid w:val="002B1DEA"/>
    <w:rsid w:val="002B20A2"/>
    <w:rsid w:val="002B288F"/>
    <w:rsid w:val="002B3D2F"/>
    <w:rsid w:val="002B3EFA"/>
    <w:rsid w:val="002B4AF3"/>
    <w:rsid w:val="002B5155"/>
    <w:rsid w:val="002B5398"/>
    <w:rsid w:val="002B5998"/>
    <w:rsid w:val="002B7175"/>
    <w:rsid w:val="002B7ACF"/>
    <w:rsid w:val="002C01F3"/>
    <w:rsid w:val="002C3C0E"/>
    <w:rsid w:val="002C461F"/>
    <w:rsid w:val="002C4689"/>
    <w:rsid w:val="002C4E84"/>
    <w:rsid w:val="002C5B01"/>
    <w:rsid w:val="002C7A7A"/>
    <w:rsid w:val="002D00AA"/>
    <w:rsid w:val="002D13F0"/>
    <w:rsid w:val="002D17C2"/>
    <w:rsid w:val="002D256C"/>
    <w:rsid w:val="002D2B74"/>
    <w:rsid w:val="002D360C"/>
    <w:rsid w:val="002D514D"/>
    <w:rsid w:val="002D5333"/>
    <w:rsid w:val="002D56CE"/>
    <w:rsid w:val="002D6AE1"/>
    <w:rsid w:val="002D6C6D"/>
    <w:rsid w:val="002D6E5D"/>
    <w:rsid w:val="002D7106"/>
    <w:rsid w:val="002D73C4"/>
    <w:rsid w:val="002D77C2"/>
    <w:rsid w:val="002E02EC"/>
    <w:rsid w:val="002E03AA"/>
    <w:rsid w:val="002E0902"/>
    <w:rsid w:val="002E1E92"/>
    <w:rsid w:val="002E1EBA"/>
    <w:rsid w:val="002E3914"/>
    <w:rsid w:val="002E43D6"/>
    <w:rsid w:val="002E5CCF"/>
    <w:rsid w:val="002E6F61"/>
    <w:rsid w:val="002E7647"/>
    <w:rsid w:val="002E7BF1"/>
    <w:rsid w:val="002F088C"/>
    <w:rsid w:val="002F08EF"/>
    <w:rsid w:val="002F3062"/>
    <w:rsid w:val="002F496F"/>
    <w:rsid w:val="002F4A88"/>
    <w:rsid w:val="002F60E4"/>
    <w:rsid w:val="002F6232"/>
    <w:rsid w:val="002F6AA6"/>
    <w:rsid w:val="002F6C72"/>
    <w:rsid w:val="00303F4C"/>
    <w:rsid w:val="003056BA"/>
    <w:rsid w:val="003076E1"/>
    <w:rsid w:val="003108CA"/>
    <w:rsid w:val="003109A6"/>
    <w:rsid w:val="00310BEF"/>
    <w:rsid w:val="00310FE0"/>
    <w:rsid w:val="003114F9"/>
    <w:rsid w:val="00312A3E"/>
    <w:rsid w:val="003153A8"/>
    <w:rsid w:val="00315E27"/>
    <w:rsid w:val="00316275"/>
    <w:rsid w:val="0031684C"/>
    <w:rsid w:val="003168CF"/>
    <w:rsid w:val="00317A80"/>
    <w:rsid w:val="00317D4D"/>
    <w:rsid w:val="0032023D"/>
    <w:rsid w:val="003202E0"/>
    <w:rsid w:val="00320695"/>
    <w:rsid w:val="0032119C"/>
    <w:rsid w:val="00321FC6"/>
    <w:rsid w:val="0032203E"/>
    <w:rsid w:val="00322D7C"/>
    <w:rsid w:val="00324B1E"/>
    <w:rsid w:val="00324CA9"/>
    <w:rsid w:val="00325A99"/>
    <w:rsid w:val="00325D3C"/>
    <w:rsid w:val="00326AFE"/>
    <w:rsid w:val="00326C06"/>
    <w:rsid w:val="00326C25"/>
    <w:rsid w:val="00327154"/>
    <w:rsid w:val="00327F4E"/>
    <w:rsid w:val="003305FA"/>
    <w:rsid w:val="0033158A"/>
    <w:rsid w:val="0033188F"/>
    <w:rsid w:val="00331CF4"/>
    <w:rsid w:val="0033215A"/>
    <w:rsid w:val="00332C12"/>
    <w:rsid w:val="00332F02"/>
    <w:rsid w:val="0033374D"/>
    <w:rsid w:val="003343F4"/>
    <w:rsid w:val="00336FC7"/>
    <w:rsid w:val="003375F1"/>
    <w:rsid w:val="003418B2"/>
    <w:rsid w:val="003428E2"/>
    <w:rsid w:val="003452FF"/>
    <w:rsid w:val="00346ED1"/>
    <w:rsid w:val="003518AA"/>
    <w:rsid w:val="00351FEF"/>
    <w:rsid w:val="003529FF"/>
    <w:rsid w:val="00353CA9"/>
    <w:rsid w:val="00355D9A"/>
    <w:rsid w:val="00355E14"/>
    <w:rsid w:val="00355F55"/>
    <w:rsid w:val="00356163"/>
    <w:rsid w:val="00356243"/>
    <w:rsid w:val="003565B5"/>
    <w:rsid w:val="00356B62"/>
    <w:rsid w:val="00356E5A"/>
    <w:rsid w:val="00356F8A"/>
    <w:rsid w:val="003573A2"/>
    <w:rsid w:val="0035773B"/>
    <w:rsid w:val="00357A3B"/>
    <w:rsid w:val="00360075"/>
    <w:rsid w:val="00360454"/>
    <w:rsid w:val="0036089B"/>
    <w:rsid w:val="00360FFA"/>
    <w:rsid w:val="00361F61"/>
    <w:rsid w:val="00362076"/>
    <w:rsid w:val="003629AB"/>
    <w:rsid w:val="00363872"/>
    <w:rsid w:val="00363907"/>
    <w:rsid w:val="00363BAF"/>
    <w:rsid w:val="003647FE"/>
    <w:rsid w:val="00364870"/>
    <w:rsid w:val="003655C0"/>
    <w:rsid w:val="0036580C"/>
    <w:rsid w:val="003661F1"/>
    <w:rsid w:val="00366F2C"/>
    <w:rsid w:val="003674E9"/>
    <w:rsid w:val="00367DD5"/>
    <w:rsid w:val="00370BA4"/>
    <w:rsid w:val="00371790"/>
    <w:rsid w:val="003719C9"/>
    <w:rsid w:val="00371A9F"/>
    <w:rsid w:val="00371B5C"/>
    <w:rsid w:val="00372639"/>
    <w:rsid w:val="0037388A"/>
    <w:rsid w:val="0037424D"/>
    <w:rsid w:val="0037454B"/>
    <w:rsid w:val="00374BC3"/>
    <w:rsid w:val="00375225"/>
    <w:rsid w:val="00376192"/>
    <w:rsid w:val="003769A1"/>
    <w:rsid w:val="0037772D"/>
    <w:rsid w:val="00380EA1"/>
    <w:rsid w:val="0038190E"/>
    <w:rsid w:val="003841DF"/>
    <w:rsid w:val="003855BE"/>
    <w:rsid w:val="0038609E"/>
    <w:rsid w:val="00386F0E"/>
    <w:rsid w:val="00387BE1"/>
    <w:rsid w:val="00390405"/>
    <w:rsid w:val="00391B64"/>
    <w:rsid w:val="003926CF"/>
    <w:rsid w:val="00393612"/>
    <w:rsid w:val="00393D23"/>
    <w:rsid w:val="00393FEA"/>
    <w:rsid w:val="00394A4D"/>
    <w:rsid w:val="00394B66"/>
    <w:rsid w:val="00395A1E"/>
    <w:rsid w:val="00396163"/>
    <w:rsid w:val="00396999"/>
    <w:rsid w:val="0039701C"/>
    <w:rsid w:val="003A16DE"/>
    <w:rsid w:val="003A1855"/>
    <w:rsid w:val="003A1B9E"/>
    <w:rsid w:val="003A1C8F"/>
    <w:rsid w:val="003A1CFC"/>
    <w:rsid w:val="003A23F5"/>
    <w:rsid w:val="003A2756"/>
    <w:rsid w:val="003A2CC8"/>
    <w:rsid w:val="003A308E"/>
    <w:rsid w:val="003A33A9"/>
    <w:rsid w:val="003A3DCE"/>
    <w:rsid w:val="003A477C"/>
    <w:rsid w:val="003A4CB6"/>
    <w:rsid w:val="003A638E"/>
    <w:rsid w:val="003A78F8"/>
    <w:rsid w:val="003B1320"/>
    <w:rsid w:val="003B14B2"/>
    <w:rsid w:val="003B20BD"/>
    <w:rsid w:val="003B41C2"/>
    <w:rsid w:val="003B4A4E"/>
    <w:rsid w:val="003B4FF2"/>
    <w:rsid w:val="003B51F0"/>
    <w:rsid w:val="003B57E0"/>
    <w:rsid w:val="003B5C9C"/>
    <w:rsid w:val="003B66A3"/>
    <w:rsid w:val="003B6D27"/>
    <w:rsid w:val="003B701C"/>
    <w:rsid w:val="003B7349"/>
    <w:rsid w:val="003B73D6"/>
    <w:rsid w:val="003B741D"/>
    <w:rsid w:val="003B7A2D"/>
    <w:rsid w:val="003C03AB"/>
    <w:rsid w:val="003C2C6E"/>
    <w:rsid w:val="003C36B6"/>
    <w:rsid w:val="003C49A0"/>
    <w:rsid w:val="003C4EDC"/>
    <w:rsid w:val="003C5D31"/>
    <w:rsid w:val="003C6BE8"/>
    <w:rsid w:val="003C6FB6"/>
    <w:rsid w:val="003C78D0"/>
    <w:rsid w:val="003D088D"/>
    <w:rsid w:val="003D14D1"/>
    <w:rsid w:val="003D1DD4"/>
    <w:rsid w:val="003D1EDA"/>
    <w:rsid w:val="003D206C"/>
    <w:rsid w:val="003D4FB0"/>
    <w:rsid w:val="003D50BE"/>
    <w:rsid w:val="003D5788"/>
    <w:rsid w:val="003E0919"/>
    <w:rsid w:val="003E0ADE"/>
    <w:rsid w:val="003E164E"/>
    <w:rsid w:val="003E177B"/>
    <w:rsid w:val="003E18D8"/>
    <w:rsid w:val="003E2364"/>
    <w:rsid w:val="003E2912"/>
    <w:rsid w:val="003E3066"/>
    <w:rsid w:val="003E527F"/>
    <w:rsid w:val="003E5A38"/>
    <w:rsid w:val="003E61B1"/>
    <w:rsid w:val="003E6E2F"/>
    <w:rsid w:val="003E79A7"/>
    <w:rsid w:val="003E7E1C"/>
    <w:rsid w:val="003E7FC3"/>
    <w:rsid w:val="003F1193"/>
    <w:rsid w:val="003F3757"/>
    <w:rsid w:val="003F478E"/>
    <w:rsid w:val="003F4A4A"/>
    <w:rsid w:val="003F4A62"/>
    <w:rsid w:val="003F4C35"/>
    <w:rsid w:val="003F7594"/>
    <w:rsid w:val="003F7923"/>
    <w:rsid w:val="0040174E"/>
    <w:rsid w:val="00401918"/>
    <w:rsid w:val="00402629"/>
    <w:rsid w:val="004030AD"/>
    <w:rsid w:val="00404377"/>
    <w:rsid w:val="004044E5"/>
    <w:rsid w:val="00405119"/>
    <w:rsid w:val="004058A4"/>
    <w:rsid w:val="0040610A"/>
    <w:rsid w:val="00407FBB"/>
    <w:rsid w:val="00410A01"/>
    <w:rsid w:val="0041149C"/>
    <w:rsid w:val="004119C7"/>
    <w:rsid w:val="0041232C"/>
    <w:rsid w:val="004134AF"/>
    <w:rsid w:val="00414045"/>
    <w:rsid w:val="00414AC3"/>
    <w:rsid w:val="00415D6A"/>
    <w:rsid w:val="00416464"/>
    <w:rsid w:val="0041669F"/>
    <w:rsid w:val="00416F0C"/>
    <w:rsid w:val="0041744A"/>
    <w:rsid w:val="004208A7"/>
    <w:rsid w:val="004213F1"/>
    <w:rsid w:val="00424FF9"/>
    <w:rsid w:val="00425716"/>
    <w:rsid w:val="00425907"/>
    <w:rsid w:val="004328AD"/>
    <w:rsid w:val="00433FB3"/>
    <w:rsid w:val="004346DD"/>
    <w:rsid w:val="00435693"/>
    <w:rsid w:val="00435904"/>
    <w:rsid w:val="00435D73"/>
    <w:rsid w:val="004368CB"/>
    <w:rsid w:val="00436B52"/>
    <w:rsid w:val="004403A6"/>
    <w:rsid w:val="00440960"/>
    <w:rsid w:val="004411C2"/>
    <w:rsid w:val="00441B7F"/>
    <w:rsid w:val="00442241"/>
    <w:rsid w:val="00443409"/>
    <w:rsid w:val="00443DD8"/>
    <w:rsid w:val="00444E3B"/>
    <w:rsid w:val="0044583A"/>
    <w:rsid w:val="00446A36"/>
    <w:rsid w:val="00446BEF"/>
    <w:rsid w:val="00447513"/>
    <w:rsid w:val="00447967"/>
    <w:rsid w:val="00447FDE"/>
    <w:rsid w:val="00451C73"/>
    <w:rsid w:val="00452007"/>
    <w:rsid w:val="004526FC"/>
    <w:rsid w:val="004531E2"/>
    <w:rsid w:val="00453304"/>
    <w:rsid w:val="004542BB"/>
    <w:rsid w:val="00454BE6"/>
    <w:rsid w:val="00455046"/>
    <w:rsid w:val="00456FA0"/>
    <w:rsid w:val="00457229"/>
    <w:rsid w:val="00457279"/>
    <w:rsid w:val="00457327"/>
    <w:rsid w:val="004608F7"/>
    <w:rsid w:val="00460F28"/>
    <w:rsid w:val="0046130E"/>
    <w:rsid w:val="004631C9"/>
    <w:rsid w:val="0046354F"/>
    <w:rsid w:val="00463990"/>
    <w:rsid w:val="00463C4D"/>
    <w:rsid w:val="00464021"/>
    <w:rsid w:val="00464E5F"/>
    <w:rsid w:val="00464FC7"/>
    <w:rsid w:val="00466465"/>
    <w:rsid w:val="00466AB4"/>
    <w:rsid w:val="00466AE6"/>
    <w:rsid w:val="00466E22"/>
    <w:rsid w:val="0046717D"/>
    <w:rsid w:val="004715D2"/>
    <w:rsid w:val="00471F32"/>
    <w:rsid w:val="004729D9"/>
    <w:rsid w:val="00472A71"/>
    <w:rsid w:val="00472FAD"/>
    <w:rsid w:val="004730C2"/>
    <w:rsid w:val="00473478"/>
    <w:rsid w:val="00473991"/>
    <w:rsid w:val="00473C66"/>
    <w:rsid w:val="00474298"/>
    <w:rsid w:val="0047484C"/>
    <w:rsid w:val="0047538A"/>
    <w:rsid w:val="0047556B"/>
    <w:rsid w:val="0047556D"/>
    <w:rsid w:val="004769C6"/>
    <w:rsid w:val="00476C17"/>
    <w:rsid w:val="0047748E"/>
    <w:rsid w:val="00480076"/>
    <w:rsid w:val="00480550"/>
    <w:rsid w:val="00480EC0"/>
    <w:rsid w:val="004820BE"/>
    <w:rsid w:val="0048306A"/>
    <w:rsid w:val="00483251"/>
    <w:rsid w:val="004851D1"/>
    <w:rsid w:val="00485B82"/>
    <w:rsid w:val="004864FA"/>
    <w:rsid w:val="00486D0F"/>
    <w:rsid w:val="00486D31"/>
    <w:rsid w:val="00487BB5"/>
    <w:rsid w:val="00487C51"/>
    <w:rsid w:val="004905D4"/>
    <w:rsid w:val="00490D85"/>
    <w:rsid w:val="00491D81"/>
    <w:rsid w:val="00492661"/>
    <w:rsid w:val="00492BA3"/>
    <w:rsid w:val="00492FA5"/>
    <w:rsid w:val="00494479"/>
    <w:rsid w:val="00494701"/>
    <w:rsid w:val="0049503E"/>
    <w:rsid w:val="00496859"/>
    <w:rsid w:val="00497507"/>
    <w:rsid w:val="00497739"/>
    <w:rsid w:val="00497FFB"/>
    <w:rsid w:val="004A027B"/>
    <w:rsid w:val="004A0508"/>
    <w:rsid w:val="004A0873"/>
    <w:rsid w:val="004A0B14"/>
    <w:rsid w:val="004A1160"/>
    <w:rsid w:val="004A2340"/>
    <w:rsid w:val="004A242A"/>
    <w:rsid w:val="004A3CB7"/>
    <w:rsid w:val="004A540D"/>
    <w:rsid w:val="004A6B39"/>
    <w:rsid w:val="004A6C65"/>
    <w:rsid w:val="004A7167"/>
    <w:rsid w:val="004B12BA"/>
    <w:rsid w:val="004B32A1"/>
    <w:rsid w:val="004B3948"/>
    <w:rsid w:val="004B4722"/>
    <w:rsid w:val="004B4BD2"/>
    <w:rsid w:val="004B4BD8"/>
    <w:rsid w:val="004B4C97"/>
    <w:rsid w:val="004B4E6C"/>
    <w:rsid w:val="004B54E0"/>
    <w:rsid w:val="004B5BE2"/>
    <w:rsid w:val="004B7E14"/>
    <w:rsid w:val="004C04C4"/>
    <w:rsid w:val="004C1562"/>
    <w:rsid w:val="004C1EF1"/>
    <w:rsid w:val="004C2CC7"/>
    <w:rsid w:val="004C33A9"/>
    <w:rsid w:val="004C62D1"/>
    <w:rsid w:val="004C685E"/>
    <w:rsid w:val="004C73DB"/>
    <w:rsid w:val="004D0BB3"/>
    <w:rsid w:val="004D121C"/>
    <w:rsid w:val="004D1671"/>
    <w:rsid w:val="004D2110"/>
    <w:rsid w:val="004D37CD"/>
    <w:rsid w:val="004D3A8B"/>
    <w:rsid w:val="004D3F4B"/>
    <w:rsid w:val="004D461E"/>
    <w:rsid w:val="004D4A3B"/>
    <w:rsid w:val="004D5ADE"/>
    <w:rsid w:val="004D5E7E"/>
    <w:rsid w:val="004D7017"/>
    <w:rsid w:val="004D72C8"/>
    <w:rsid w:val="004E0BB9"/>
    <w:rsid w:val="004E1A9D"/>
    <w:rsid w:val="004E24B2"/>
    <w:rsid w:val="004E2713"/>
    <w:rsid w:val="004E2D5A"/>
    <w:rsid w:val="004E45A9"/>
    <w:rsid w:val="004E5276"/>
    <w:rsid w:val="004E601F"/>
    <w:rsid w:val="004E614C"/>
    <w:rsid w:val="004E6446"/>
    <w:rsid w:val="004E669D"/>
    <w:rsid w:val="004E6A24"/>
    <w:rsid w:val="004E74F1"/>
    <w:rsid w:val="004E7A2C"/>
    <w:rsid w:val="004F1E58"/>
    <w:rsid w:val="004F2A5B"/>
    <w:rsid w:val="004F2B77"/>
    <w:rsid w:val="004F36BC"/>
    <w:rsid w:val="004F3F94"/>
    <w:rsid w:val="004F4721"/>
    <w:rsid w:val="004F4859"/>
    <w:rsid w:val="004F514B"/>
    <w:rsid w:val="004F5DD4"/>
    <w:rsid w:val="004F69E2"/>
    <w:rsid w:val="004F715D"/>
    <w:rsid w:val="00501FDE"/>
    <w:rsid w:val="005021B6"/>
    <w:rsid w:val="005035BA"/>
    <w:rsid w:val="00503801"/>
    <w:rsid w:val="00503899"/>
    <w:rsid w:val="00503B4C"/>
    <w:rsid w:val="005059C5"/>
    <w:rsid w:val="00505E1B"/>
    <w:rsid w:val="00506748"/>
    <w:rsid w:val="00506D3A"/>
    <w:rsid w:val="005073B5"/>
    <w:rsid w:val="005073F5"/>
    <w:rsid w:val="00510387"/>
    <w:rsid w:val="005139CF"/>
    <w:rsid w:val="00513AB1"/>
    <w:rsid w:val="00513FC1"/>
    <w:rsid w:val="00514E15"/>
    <w:rsid w:val="0051580B"/>
    <w:rsid w:val="00515C7F"/>
    <w:rsid w:val="0051697E"/>
    <w:rsid w:val="0051723B"/>
    <w:rsid w:val="005177C6"/>
    <w:rsid w:val="00517FC5"/>
    <w:rsid w:val="005208D0"/>
    <w:rsid w:val="005209CC"/>
    <w:rsid w:val="00520B05"/>
    <w:rsid w:val="00520BCC"/>
    <w:rsid w:val="00521ACE"/>
    <w:rsid w:val="00521C07"/>
    <w:rsid w:val="00522C9B"/>
    <w:rsid w:val="00525AB5"/>
    <w:rsid w:val="0052649E"/>
    <w:rsid w:val="0052715E"/>
    <w:rsid w:val="0052775F"/>
    <w:rsid w:val="00530253"/>
    <w:rsid w:val="005303F2"/>
    <w:rsid w:val="00532946"/>
    <w:rsid w:val="00534864"/>
    <w:rsid w:val="00534B00"/>
    <w:rsid w:val="00534BEF"/>
    <w:rsid w:val="00534D41"/>
    <w:rsid w:val="005357A0"/>
    <w:rsid w:val="00536DFF"/>
    <w:rsid w:val="005376EB"/>
    <w:rsid w:val="00541BD5"/>
    <w:rsid w:val="00543F3C"/>
    <w:rsid w:val="00544DC1"/>
    <w:rsid w:val="005458D8"/>
    <w:rsid w:val="005470FE"/>
    <w:rsid w:val="00550DE8"/>
    <w:rsid w:val="00551273"/>
    <w:rsid w:val="005515F7"/>
    <w:rsid w:val="00551E2A"/>
    <w:rsid w:val="0055232F"/>
    <w:rsid w:val="005528A0"/>
    <w:rsid w:val="005547A4"/>
    <w:rsid w:val="005567D5"/>
    <w:rsid w:val="00556A33"/>
    <w:rsid w:val="00557639"/>
    <w:rsid w:val="00557671"/>
    <w:rsid w:val="0056155B"/>
    <w:rsid w:val="00562989"/>
    <w:rsid w:val="0056409A"/>
    <w:rsid w:val="00564A9D"/>
    <w:rsid w:val="00565D80"/>
    <w:rsid w:val="0056647A"/>
    <w:rsid w:val="00566D8E"/>
    <w:rsid w:val="005670F2"/>
    <w:rsid w:val="005700E7"/>
    <w:rsid w:val="00570287"/>
    <w:rsid w:val="00570C49"/>
    <w:rsid w:val="00570F83"/>
    <w:rsid w:val="00571658"/>
    <w:rsid w:val="005716F5"/>
    <w:rsid w:val="0057340F"/>
    <w:rsid w:val="00573995"/>
    <w:rsid w:val="00576847"/>
    <w:rsid w:val="00577A68"/>
    <w:rsid w:val="00577C2D"/>
    <w:rsid w:val="00577E21"/>
    <w:rsid w:val="005807AF"/>
    <w:rsid w:val="0058098B"/>
    <w:rsid w:val="00581557"/>
    <w:rsid w:val="00582633"/>
    <w:rsid w:val="0058289B"/>
    <w:rsid w:val="00584B3F"/>
    <w:rsid w:val="005861A7"/>
    <w:rsid w:val="005862AE"/>
    <w:rsid w:val="005865BE"/>
    <w:rsid w:val="005868CF"/>
    <w:rsid w:val="005900A4"/>
    <w:rsid w:val="005917AF"/>
    <w:rsid w:val="005919CB"/>
    <w:rsid w:val="0059302E"/>
    <w:rsid w:val="00594A42"/>
    <w:rsid w:val="005963EF"/>
    <w:rsid w:val="00596873"/>
    <w:rsid w:val="00597098"/>
    <w:rsid w:val="00597DA0"/>
    <w:rsid w:val="005A23A8"/>
    <w:rsid w:val="005A25CD"/>
    <w:rsid w:val="005A2D77"/>
    <w:rsid w:val="005A32E3"/>
    <w:rsid w:val="005A3398"/>
    <w:rsid w:val="005A3B98"/>
    <w:rsid w:val="005A3D35"/>
    <w:rsid w:val="005A47CB"/>
    <w:rsid w:val="005A61F1"/>
    <w:rsid w:val="005A6FD6"/>
    <w:rsid w:val="005A787B"/>
    <w:rsid w:val="005B1706"/>
    <w:rsid w:val="005B1799"/>
    <w:rsid w:val="005B2136"/>
    <w:rsid w:val="005B21C6"/>
    <w:rsid w:val="005B22CA"/>
    <w:rsid w:val="005B22D2"/>
    <w:rsid w:val="005B2397"/>
    <w:rsid w:val="005B3204"/>
    <w:rsid w:val="005B32FE"/>
    <w:rsid w:val="005B34ED"/>
    <w:rsid w:val="005B4360"/>
    <w:rsid w:val="005B4B4C"/>
    <w:rsid w:val="005B508A"/>
    <w:rsid w:val="005B5584"/>
    <w:rsid w:val="005B5736"/>
    <w:rsid w:val="005B7F43"/>
    <w:rsid w:val="005B7FC4"/>
    <w:rsid w:val="005C0372"/>
    <w:rsid w:val="005C1333"/>
    <w:rsid w:val="005C19BB"/>
    <w:rsid w:val="005C22F5"/>
    <w:rsid w:val="005C235D"/>
    <w:rsid w:val="005C23D1"/>
    <w:rsid w:val="005C2603"/>
    <w:rsid w:val="005C4CD4"/>
    <w:rsid w:val="005C504D"/>
    <w:rsid w:val="005C50A1"/>
    <w:rsid w:val="005C52A1"/>
    <w:rsid w:val="005C5C1D"/>
    <w:rsid w:val="005C6D3C"/>
    <w:rsid w:val="005C7CFF"/>
    <w:rsid w:val="005D001F"/>
    <w:rsid w:val="005D0145"/>
    <w:rsid w:val="005D020B"/>
    <w:rsid w:val="005D1FB9"/>
    <w:rsid w:val="005D21B0"/>
    <w:rsid w:val="005D2A6C"/>
    <w:rsid w:val="005D380D"/>
    <w:rsid w:val="005D3BDF"/>
    <w:rsid w:val="005D3EC1"/>
    <w:rsid w:val="005D450D"/>
    <w:rsid w:val="005D5701"/>
    <w:rsid w:val="005D635B"/>
    <w:rsid w:val="005D692D"/>
    <w:rsid w:val="005D764A"/>
    <w:rsid w:val="005D7696"/>
    <w:rsid w:val="005E0C62"/>
    <w:rsid w:val="005E11D4"/>
    <w:rsid w:val="005E1511"/>
    <w:rsid w:val="005E1596"/>
    <w:rsid w:val="005E17E8"/>
    <w:rsid w:val="005E1C9F"/>
    <w:rsid w:val="005E220C"/>
    <w:rsid w:val="005E2576"/>
    <w:rsid w:val="005E2B7C"/>
    <w:rsid w:val="005E3387"/>
    <w:rsid w:val="005E3E79"/>
    <w:rsid w:val="005E46DD"/>
    <w:rsid w:val="005E61AC"/>
    <w:rsid w:val="005E621E"/>
    <w:rsid w:val="005E67D6"/>
    <w:rsid w:val="005E7106"/>
    <w:rsid w:val="005E742E"/>
    <w:rsid w:val="005F122E"/>
    <w:rsid w:val="005F1244"/>
    <w:rsid w:val="005F19EF"/>
    <w:rsid w:val="005F283B"/>
    <w:rsid w:val="005F31EA"/>
    <w:rsid w:val="005F39F2"/>
    <w:rsid w:val="005F3D14"/>
    <w:rsid w:val="005F436D"/>
    <w:rsid w:val="005F4A80"/>
    <w:rsid w:val="005F4C82"/>
    <w:rsid w:val="005F542C"/>
    <w:rsid w:val="005F7758"/>
    <w:rsid w:val="00600025"/>
    <w:rsid w:val="00600701"/>
    <w:rsid w:val="00600F03"/>
    <w:rsid w:val="0060123C"/>
    <w:rsid w:val="00602256"/>
    <w:rsid w:val="006023A8"/>
    <w:rsid w:val="00602749"/>
    <w:rsid w:val="00602873"/>
    <w:rsid w:val="00602920"/>
    <w:rsid w:val="00602DD4"/>
    <w:rsid w:val="006034F9"/>
    <w:rsid w:val="00603737"/>
    <w:rsid w:val="006046E3"/>
    <w:rsid w:val="006046F0"/>
    <w:rsid w:val="00604DFB"/>
    <w:rsid w:val="00605EE8"/>
    <w:rsid w:val="00605FDD"/>
    <w:rsid w:val="006079B6"/>
    <w:rsid w:val="00607F17"/>
    <w:rsid w:val="00610468"/>
    <w:rsid w:val="006106ED"/>
    <w:rsid w:val="00610D7E"/>
    <w:rsid w:val="006115F9"/>
    <w:rsid w:val="006118C9"/>
    <w:rsid w:val="00611B90"/>
    <w:rsid w:val="00611FD7"/>
    <w:rsid w:val="0061264B"/>
    <w:rsid w:val="0061340F"/>
    <w:rsid w:val="00613442"/>
    <w:rsid w:val="00613714"/>
    <w:rsid w:val="00614644"/>
    <w:rsid w:val="0061615B"/>
    <w:rsid w:val="00616521"/>
    <w:rsid w:val="00617732"/>
    <w:rsid w:val="00622E98"/>
    <w:rsid w:val="00623BEF"/>
    <w:rsid w:val="00625553"/>
    <w:rsid w:val="00625BB0"/>
    <w:rsid w:val="00625DF3"/>
    <w:rsid w:val="00627067"/>
    <w:rsid w:val="00627ADB"/>
    <w:rsid w:val="00627B36"/>
    <w:rsid w:val="00630983"/>
    <w:rsid w:val="00630E9B"/>
    <w:rsid w:val="00631B6E"/>
    <w:rsid w:val="00634F3B"/>
    <w:rsid w:val="0063530F"/>
    <w:rsid w:val="00636AB0"/>
    <w:rsid w:val="00637A48"/>
    <w:rsid w:val="00640B72"/>
    <w:rsid w:val="00641CD3"/>
    <w:rsid w:val="00641DA9"/>
    <w:rsid w:val="00641E9A"/>
    <w:rsid w:val="0064376E"/>
    <w:rsid w:val="006441B9"/>
    <w:rsid w:val="0064479B"/>
    <w:rsid w:val="00646445"/>
    <w:rsid w:val="00647147"/>
    <w:rsid w:val="00650329"/>
    <w:rsid w:val="00650795"/>
    <w:rsid w:val="006517C9"/>
    <w:rsid w:val="00652A38"/>
    <w:rsid w:val="006538AD"/>
    <w:rsid w:val="00653DBC"/>
    <w:rsid w:val="006544DD"/>
    <w:rsid w:val="00654AF6"/>
    <w:rsid w:val="006554BB"/>
    <w:rsid w:val="0065571A"/>
    <w:rsid w:val="00655A36"/>
    <w:rsid w:val="00656C0E"/>
    <w:rsid w:val="00657A97"/>
    <w:rsid w:val="00657A9A"/>
    <w:rsid w:val="00660D5F"/>
    <w:rsid w:val="006615AA"/>
    <w:rsid w:val="0066345A"/>
    <w:rsid w:val="00664B6C"/>
    <w:rsid w:val="00665A42"/>
    <w:rsid w:val="0066672A"/>
    <w:rsid w:val="00667EF5"/>
    <w:rsid w:val="0067016E"/>
    <w:rsid w:val="006705EB"/>
    <w:rsid w:val="006707AB"/>
    <w:rsid w:val="00671D3D"/>
    <w:rsid w:val="00671E2E"/>
    <w:rsid w:val="006729B0"/>
    <w:rsid w:val="00673745"/>
    <w:rsid w:val="0067472E"/>
    <w:rsid w:val="006769A9"/>
    <w:rsid w:val="00677B44"/>
    <w:rsid w:val="006804CE"/>
    <w:rsid w:val="0068113B"/>
    <w:rsid w:val="0068127B"/>
    <w:rsid w:val="00681A89"/>
    <w:rsid w:val="006841DC"/>
    <w:rsid w:val="00684655"/>
    <w:rsid w:val="00684C02"/>
    <w:rsid w:val="0068559E"/>
    <w:rsid w:val="00687653"/>
    <w:rsid w:val="00690B0A"/>
    <w:rsid w:val="0069118B"/>
    <w:rsid w:val="00693274"/>
    <w:rsid w:val="00694FF8"/>
    <w:rsid w:val="0069504D"/>
    <w:rsid w:val="00695372"/>
    <w:rsid w:val="00695915"/>
    <w:rsid w:val="00696000"/>
    <w:rsid w:val="00696C0A"/>
    <w:rsid w:val="006973BF"/>
    <w:rsid w:val="006A074D"/>
    <w:rsid w:val="006A2036"/>
    <w:rsid w:val="006A28D4"/>
    <w:rsid w:val="006A2B74"/>
    <w:rsid w:val="006A3DC3"/>
    <w:rsid w:val="006A4193"/>
    <w:rsid w:val="006A653D"/>
    <w:rsid w:val="006A6ED1"/>
    <w:rsid w:val="006A7570"/>
    <w:rsid w:val="006B0290"/>
    <w:rsid w:val="006B05E5"/>
    <w:rsid w:val="006B081A"/>
    <w:rsid w:val="006B30D1"/>
    <w:rsid w:val="006B3627"/>
    <w:rsid w:val="006B3AF1"/>
    <w:rsid w:val="006B3F2A"/>
    <w:rsid w:val="006B4B16"/>
    <w:rsid w:val="006B4B1B"/>
    <w:rsid w:val="006B5721"/>
    <w:rsid w:val="006B5902"/>
    <w:rsid w:val="006B5C23"/>
    <w:rsid w:val="006B6E80"/>
    <w:rsid w:val="006B70F9"/>
    <w:rsid w:val="006B72E5"/>
    <w:rsid w:val="006B7A45"/>
    <w:rsid w:val="006C09C7"/>
    <w:rsid w:val="006C161F"/>
    <w:rsid w:val="006C26CE"/>
    <w:rsid w:val="006C4294"/>
    <w:rsid w:val="006C44CC"/>
    <w:rsid w:val="006C5973"/>
    <w:rsid w:val="006D0830"/>
    <w:rsid w:val="006D0D8E"/>
    <w:rsid w:val="006D194B"/>
    <w:rsid w:val="006D1D6E"/>
    <w:rsid w:val="006D251B"/>
    <w:rsid w:val="006D2ACF"/>
    <w:rsid w:val="006D38FB"/>
    <w:rsid w:val="006D4080"/>
    <w:rsid w:val="006D4A99"/>
    <w:rsid w:val="006D5046"/>
    <w:rsid w:val="006D5202"/>
    <w:rsid w:val="006D525A"/>
    <w:rsid w:val="006D5B36"/>
    <w:rsid w:val="006D64BB"/>
    <w:rsid w:val="006D659B"/>
    <w:rsid w:val="006D746A"/>
    <w:rsid w:val="006D7AD5"/>
    <w:rsid w:val="006D7F3C"/>
    <w:rsid w:val="006E01B7"/>
    <w:rsid w:val="006E072C"/>
    <w:rsid w:val="006E1403"/>
    <w:rsid w:val="006E144A"/>
    <w:rsid w:val="006E1AED"/>
    <w:rsid w:val="006E1F33"/>
    <w:rsid w:val="006E22C2"/>
    <w:rsid w:val="006E2EA4"/>
    <w:rsid w:val="006E4D99"/>
    <w:rsid w:val="006E654D"/>
    <w:rsid w:val="006E7025"/>
    <w:rsid w:val="006E744A"/>
    <w:rsid w:val="006E749F"/>
    <w:rsid w:val="006F186D"/>
    <w:rsid w:val="006F3344"/>
    <w:rsid w:val="006F62B2"/>
    <w:rsid w:val="006F63C9"/>
    <w:rsid w:val="00700022"/>
    <w:rsid w:val="00700E7B"/>
    <w:rsid w:val="00700F72"/>
    <w:rsid w:val="007023A4"/>
    <w:rsid w:val="00702C62"/>
    <w:rsid w:val="0070436B"/>
    <w:rsid w:val="0070524E"/>
    <w:rsid w:val="007053F8"/>
    <w:rsid w:val="00705FDD"/>
    <w:rsid w:val="00706636"/>
    <w:rsid w:val="00706C21"/>
    <w:rsid w:val="007072F6"/>
    <w:rsid w:val="00707ACD"/>
    <w:rsid w:val="00710352"/>
    <w:rsid w:val="00710D65"/>
    <w:rsid w:val="00710DE2"/>
    <w:rsid w:val="00711127"/>
    <w:rsid w:val="00713513"/>
    <w:rsid w:val="007145F1"/>
    <w:rsid w:val="007154F9"/>
    <w:rsid w:val="00715874"/>
    <w:rsid w:val="00717420"/>
    <w:rsid w:val="00720CA5"/>
    <w:rsid w:val="00721C72"/>
    <w:rsid w:val="0072499F"/>
    <w:rsid w:val="0072538B"/>
    <w:rsid w:val="00726868"/>
    <w:rsid w:val="00726C0E"/>
    <w:rsid w:val="00730F4D"/>
    <w:rsid w:val="00731099"/>
    <w:rsid w:val="00731AD7"/>
    <w:rsid w:val="00732390"/>
    <w:rsid w:val="00732C27"/>
    <w:rsid w:val="00735473"/>
    <w:rsid w:val="0073570F"/>
    <w:rsid w:val="00736B70"/>
    <w:rsid w:val="00736EAC"/>
    <w:rsid w:val="0073762D"/>
    <w:rsid w:val="00737D0B"/>
    <w:rsid w:val="00737E9D"/>
    <w:rsid w:val="007444D1"/>
    <w:rsid w:val="007456C4"/>
    <w:rsid w:val="00745ADD"/>
    <w:rsid w:val="00746B0F"/>
    <w:rsid w:val="007470E2"/>
    <w:rsid w:val="00747182"/>
    <w:rsid w:val="00747B5F"/>
    <w:rsid w:val="007502BE"/>
    <w:rsid w:val="007503D1"/>
    <w:rsid w:val="00750659"/>
    <w:rsid w:val="00750DAC"/>
    <w:rsid w:val="007520B5"/>
    <w:rsid w:val="00753D3E"/>
    <w:rsid w:val="00754900"/>
    <w:rsid w:val="007554B7"/>
    <w:rsid w:val="00755E22"/>
    <w:rsid w:val="00755FB9"/>
    <w:rsid w:val="007565E5"/>
    <w:rsid w:val="00756F03"/>
    <w:rsid w:val="007603A8"/>
    <w:rsid w:val="007607E1"/>
    <w:rsid w:val="00761EC8"/>
    <w:rsid w:val="00763750"/>
    <w:rsid w:val="00763AB0"/>
    <w:rsid w:val="00763FD4"/>
    <w:rsid w:val="00764A2C"/>
    <w:rsid w:val="0076595D"/>
    <w:rsid w:val="00766666"/>
    <w:rsid w:val="0076670C"/>
    <w:rsid w:val="007669DA"/>
    <w:rsid w:val="00770E3D"/>
    <w:rsid w:val="0077156E"/>
    <w:rsid w:val="00772B1D"/>
    <w:rsid w:val="0077581B"/>
    <w:rsid w:val="00776BF9"/>
    <w:rsid w:val="00776C5B"/>
    <w:rsid w:val="007771EA"/>
    <w:rsid w:val="007774D5"/>
    <w:rsid w:val="00777EB4"/>
    <w:rsid w:val="007801A2"/>
    <w:rsid w:val="00781204"/>
    <w:rsid w:val="0078250F"/>
    <w:rsid w:val="0078259A"/>
    <w:rsid w:val="0078301A"/>
    <w:rsid w:val="00783CCA"/>
    <w:rsid w:val="00783CF1"/>
    <w:rsid w:val="00784B8D"/>
    <w:rsid w:val="007854F7"/>
    <w:rsid w:val="00785536"/>
    <w:rsid w:val="00792B69"/>
    <w:rsid w:val="00793724"/>
    <w:rsid w:val="00793A13"/>
    <w:rsid w:val="00793ADF"/>
    <w:rsid w:val="00793C58"/>
    <w:rsid w:val="00794FD5"/>
    <w:rsid w:val="00795CB9"/>
    <w:rsid w:val="00796454"/>
    <w:rsid w:val="00796D34"/>
    <w:rsid w:val="007977DC"/>
    <w:rsid w:val="00797B9C"/>
    <w:rsid w:val="00797BC4"/>
    <w:rsid w:val="00797FB1"/>
    <w:rsid w:val="007A1CE0"/>
    <w:rsid w:val="007A44D9"/>
    <w:rsid w:val="007A7717"/>
    <w:rsid w:val="007A7F50"/>
    <w:rsid w:val="007B11AE"/>
    <w:rsid w:val="007B1A88"/>
    <w:rsid w:val="007B630F"/>
    <w:rsid w:val="007B6DB6"/>
    <w:rsid w:val="007B766D"/>
    <w:rsid w:val="007C0C9C"/>
    <w:rsid w:val="007C1038"/>
    <w:rsid w:val="007C1073"/>
    <w:rsid w:val="007C1B22"/>
    <w:rsid w:val="007C2D46"/>
    <w:rsid w:val="007C3610"/>
    <w:rsid w:val="007C3949"/>
    <w:rsid w:val="007C5069"/>
    <w:rsid w:val="007C6535"/>
    <w:rsid w:val="007C7D0E"/>
    <w:rsid w:val="007D0F02"/>
    <w:rsid w:val="007D14FB"/>
    <w:rsid w:val="007D21C1"/>
    <w:rsid w:val="007D2291"/>
    <w:rsid w:val="007D2742"/>
    <w:rsid w:val="007D3451"/>
    <w:rsid w:val="007D3C07"/>
    <w:rsid w:val="007D3E1F"/>
    <w:rsid w:val="007D48EB"/>
    <w:rsid w:val="007D4E2B"/>
    <w:rsid w:val="007D553D"/>
    <w:rsid w:val="007D6753"/>
    <w:rsid w:val="007D7579"/>
    <w:rsid w:val="007D7895"/>
    <w:rsid w:val="007D7C99"/>
    <w:rsid w:val="007E0A63"/>
    <w:rsid w:val="007E26E9"/>
    <w:rsid w:val="007E2EAC"/>
    <w:rsid w:val="007E3F30"/>
    <w:rsid w:val="007E4B60"/>
    <w:rsid w:val="007E5CB9"/>
    <w:rsid w:val="007E5D69"/>
    <w:rsid w:val="007E6CBE"/>
    <w:rsid w:val="007E7247"/>
    <w:rsid w:val="007E7464"/>
    <w:rsid w:val="007E799F"/>
    <w:rsid w:val="007E7F6E"/>
    <w:rsid w:val="007F0712"/>
    <w:rsid w:val="007F0DF2"/>
    <w:rsid w:val="007F0FEA"/>
    <w:rsid w:val="007F112F"/>
    <w:rsid w:val="007F22C9"/>
    <w:rsid w:val="007F504A"/>
    <w:rsid w:val="007F5797"/>
    <w:rsid w:val="007F6384"/>
    <w:rsid w:val="007F681A"/>
    <w:rsid w:val="007F6DC6"/>
    <w:rsid w:val="007F6F40"/>
    <w:rsid w:val="008001BE"/>
    <w:rsid w:val="00801650"/>
    <w:rsid w:val="008016AB"/>
    <w:rsid w:val="00801C9A"/>
    <w:rsid w:val="00802827"/>
    <w:rsid w:val="00802E0E"/>
    <w:rsid w:val="00804855"/>
    <w:rsid w:val="0080508B"/>
    <w:rsid w:val="008059FF"/>
    <w:rsid w:val="00805D73"/>
    <w:rsid w:val="008061D0"/>
    <w:rsid w:val="00806DA7"/>
    <w:rsid w:val="0080796A"/>
    <w:rsid w:val="00812239"/>
    <w:rsid w:val="008130F1"/>
    <w:rsid w:val="00813CE9"/>
    <w:rsid w:val="00816447"/>
    <w:rsid w:val="00816C10"/>
    <w:rsid w:val="00816D88"/>
    <w:rsid w:val="00816F2C"/>
    <w:rsid w:val="00817AC9"/>
    <w:rsid w:val="00820683"/>
    <w:rsid w:val="008215A2"/>
    <w:rsid w:val="00821AF1"/>
    <w:rsid w:val="00821E55"/>
    <w:rsid w:val="00822CA4"/>
    <w:rsid w:val="00822EB3"/>
    <w:rsid w:val="008257CF"/>
    <w:rsid w:val="00827491"/>
    <w:rsid w:val="00827ECC"/>
    <w:rsid w:val="008302E1"/>
    <w:rsid w:val="00830D2C"/>
    <w:rsid w:val="00831446"/>
    <w:rsid w:val="00831E48"/>
    <w:rsid w:val="008324CE"/>
    <w:rsid w:val="00833495"/>
    <w:rsid w:val="008346FA"/>
    <w:rsid w:val="008368D8"/>
    <w:rsid w:val="00836C04"/>
    <w:rsid w:val="0084095A"/>
    <w:rsid w:val="00841F40"/>
    <w:rsid w:val="00842E54"/>
    <w:rsid w:val="00843560"/>
    <w:rsid w:val="00843664"/>
    <w:rsid w:val="00845058"/>
    <w:rsid w:val="008453FA"/>
    <w:rsid w:val="0084627D"/>
    <w:rsid w:val="00846481"/>
    <w:rsid w:val="0084794D"/>
    <w:rsid w:val="0085065B"/>
    <w:rsid w:val="00851CC3"/>
    <w:rsid w:val="008528DB"/>
    <w:rsid w:val="0085310C"/>
    <w:rsid w:val="00855C91"/>
    <w:rsid w:val="0085618D"/>
    <w:rsid w:val="008572BC"/>
    <w:rsid w:val="00857515"/>
    <w:rsid w:val="0085797B"/>
    <w:rsid w:val="00857985"/>
    <w:rsid w:val="0086075E"/>
    <w:rsid w:val="00860D62"/>
    <w:rsid w:val="00861BF9"/>
    <w:rsid w:val="00863EBF"/>
    <w:rsid w:val="00864BB2"/>
    <w:rsid w:val="0086623B"/>
    <w:rsid w:val="00866704"/>
    <w:rsid w:val="008669A5"/>
    <w:rsid w:val="00866D95"/>
    <w:rsid w:val="00867281"/>
    <w:rsid w:val="00867AF5"/>
    <w:rsid w:val="00867D5A"/>
    <w:rsid w:val="00867FAB"/>
    <w:rsid w:val="008707D3"/>
    <w:rsid w:val="00870EBB"/>
    <w:rsid w:val="00871D6A"/>
    <w:rsid w:val="00872262"/>
    <w:rsid w:val="008726F0"/>
    <w:rsid w:val="00872ED1"/>
    <w:rsid w:val="00873568"/>
    <w:rsid w:val="00874B9C"/>
    <w:rsid w:val="00876A92"/>
    <w:rsid w:val="0087741C"/>
    <w:rsid w:val="00881164"/>
    <w:rsid w:val="0088160F"/>
    <w:rsid w:val="00881F39"/>
    <w:rsid w:val="00882954"/>
    <w:rsid w:val="00884780"/>
    <w:rsid w:val="00884820"/>
    <w:rsid w:val="00886BA4"/>
    <w:rsid w:val="00887C19"/>
    <w:rsid w:val="00887D1A"/>
    <w:rsid w:val="008902C3"/>
    <w:rsid w:val="00891744"/>
    <w:rsid w:val="0089269A"/>
    <w:rsid w:val="008930B4"/>
    <w:rsid w:val="008938B0"/>
    <w:rsid w:val="00893BE4"/>
    <w:rsid w:val="008943DC"/>
    <w:rsid w:val="00895A1D"/>
    <w:rsid w:val="008968FF"/>
    <w:rsid w:val="00897132"/>
    <w:rsid w:val="0089720C"/>
    <w:rsid w:val="008A1A5F"/>
    <w:rsid w:val="008A2075"/>
    <w:rsid w:val="008A323F"/>
    <w:rsid w:val="008A395B"/>
    <w:rsid w:val="008A47B2"/>
    <w:rsid w:val="008A4AAC"/>
    <w:rsid w:val="008A6040"/>
    <w:rsid w:val="008A64E6"/>
    <w:rsid w:val="008B0D7A"/>
    <w:rsid w:val="008B0FC9"/>
    <w:rsid w:val="008B1950"/>
    <w:rsid w:val="008B1F1A"/>
    <w:rsid w:val="008B2315"/>
    <w:rsid w:val="008B3EBA"/>
    <w:rsid w:val="008B4306"/>
    <w:rsid w:val="008B4EFC"/>
    <w:rsid w:val="008B4F48"/>
    <w:rsid w:val="008B663A"/>
    <w:rsid w:val="008B69CD"/>
    <w:rsid w:val="008B74C9"/>
    <w:rsid w:val="008B7D46"/>
    <w:rsid w:val="008B7E3C"/>
    <w:rsid w:val="008C1092"/>
    <w:rsid w:val="008C15CF"/>
    <w:rsid w:val="008C293B"/>
    <w:rsid w:val="008C2B35"/>
    <w:rsid w:val="008C2D2A"/>
    <w:rsid w:val="008C3688"/>
    <w:rsid w:val="008C3B4D"/>
    <w:rsid w:val="008C48A6"/>
    <w:rsid w:val="008C50D1"/>
    <w:rsid w:val="008C5618"/>
    <w:rsid w:val="008C6D47"/>
    <w:rsid w:val="008C6D5C"/>
    <w:rsid w:val="008C730E"/>
    <w:rsid w:val="008D04DE"/>
    <w:rsid w:val="008D076B"/>
    <w:rsid w:val="008D1B32"/>
    <w:rsid w:val="008D1D5C"/>
    <w:rsid w:val="008D21D9"/>
    <w:rsid w:val="008D355D"/>
    <w:rsid w:val="008D3D5D"/>
    <w:rsid w:val="008D4477"/>
    <w:rsid w:val="008D46E9"/>
    <w:rsid w:val="008D488D"/>
    <w:rsid w:val="008D4E14"/>
    <w:rsid w:val="008D4FAB"/>
    <w:rsid w:val="008D56C9"/>
    <w:rsid w:val="008D6902"/>
    <w:rsid w:val="008D6B6F"/>
    <w:rsid w:val="008E026A"/>
    <w:rsid w:val="008E1225"/>
    <w:rsid w:val="008E17E0"/>
    <w:rsid w:val="008E2847"/>
    <w:rsid w:val="008E2978"/>
    <w:rsid w:val="008E2B62"/>
    <w:rsid w:val="008E331D"/>
    <w:rsid w:val="008E3369"/>
    <w:rsid w:val="008E3D1A"/>
    <w:rsid w:val="008E491C"/>
    <w:rsid w:val="008E4D70"/>
    <w:rsid w:val="008E4E32"/>
    <w:rsid w:val="008E536A"/>
    <w:rsid w:val="008E66DB"/>
    <w:rsid w:val="008E6705"/>
    <w:rsid w:val="008F0A3E"/>
    <w:rsid w:val="008F0D0A"/>
    <w:rsid w:val="008F12BC"/>
    <w:rsid w:val="008F185E"/>
    <w:rsid w:val="008F2BE2"/>
    <w:rsid w:val="008F2ECE"/>
    <w:rsid w:val="008F33FB"/>
    <w:rsid w:val="008F518A"/>
    <w:rsid w:val="008F5B56"/>
    <w:rsid w:val="008F66CA"/>
    <w:rsid w:val="009030BA"/>
    <w:rsid w:val="009035A9"/>
    <w:rsid w:val="0090472F"/>
    <w:rsid w:val="00904EA0"/>
    <w:rsid w:val="00905425"/>
    <w:rsid w:val="0090559B"/>
    <w:rsid w:val="00907054"/>
    <w:rsid w:val="00907C4F"/>
    <w:rsid w:val="00910EF3"/>
    <w:rsid w:val="009118C6"/>
    <w:rsid w:val="00912268"/>
    <w:rsid w:val="00912646"/>
    <w:rsid w:val="00912652"/>
    <w:rsid w:val="009129C2"/>
    <w:rsid w:val="009132BA"/>
    <w:rsid w:val="00913319"/>
    <w:rsid w:val="009146A6"/>
    <w:rsid w:val="009151B6"/>
    <w:rsid w:val="0091531F"/>
    <w:rsid w:val="009166D3"/>
    <w:rsid w:val="00920525"/>
    <w:rsid w:val="009241E6"/>
    <w:rsid w:val="00924734"/>
    <w:rsid w:val="0092539E"/>
    <w:rsid w:val="009270DF"/>
    <w:rsid w:val="00927657"/>
    <w:rsid w:val="00927904"/>
    <w:rsid w:val="00927A47"/>
    <w:rsid w:val="00927D34"/>
    <w:rsid w:val="009305EB"/>
    <w:rsid w:val="009319D3"/>
    <w:rsid w:val="00931ECA"/>
    <w:rsid w:val="00932209"/>
    <w:rsid w:val="009347F9"/>
    <w:rsid w:val="009352DC"/>
    <w:rsid w:val="0093567C"/>
    <w:rsid w:val="00935ADE"/>
    <w:rsid w:val="00936F29"/>
    <w:rsid w:val="009376E9"/>
    <w:rsid w:val="0094003F"/>
    <w:rsid w:val="0094116A"/>
    <w:rsid w:val="0094220E"/>
    <w:rsid w:val="00942696"/>
    <w:rsid w:val="00943B49"/>
    <w:rsid w:val="00943C0C"/>
    <w:rsid w:val="00944B0F"/>
    <w:rsid w:val="009452E9"/>
    <w:rsid w:val="00945432"/>
    <w:rsid w:val="00947636"/>
    <w:rsid w:val="00947C53"/>
    <w:rsid w:val="00951B8E"/>
    <w:rsid w:val="00951BCD"/>
    <w:rsid w:val="00951CC7"/>
    <w:rsid w:val="00953241"/>
    <w:rsid w:val="00953E12"/>
    <w:rsid w:val="009541F7"/>
    <w:rsid w:val="009543A7"/>
    <w:rsid w:val="009554FF"/>
    <w:rsid w:val="00955936"/>
    <w:rsid w:val="009573EF"/>
    <w:rsid w:val="00957433"/>
    <w:rsid w:val="00957B50"/>
    <w:rsid w:val="00957B76"/>
    <w:rsid w:val="00960334"/>
    <w:rsid w:val="009608A0"/>
    <w:rsid w:val="00960EEB"/>
    <w:rsid w:val="00961339"/>
    <w:rsid w:val="00962E0C"/>
    <w:rsid w:val="00963124"/>
    <w:rsid w:val="00963765"/>
    <w:rsid w:val="00963B77"/>
    <w:rsid w:val="00963CA0"/>
    <w:rsid w:val="00963F7D"/>
    <w:rsid w:val="009657F2"/>
    <w:rsid w:val="009668A0"/>
    <w:rsid w:val="00966DD0"/>
    <w:rsid w:val="009675A0"/>
    <w:rsid w:val="00967E1E"/>
    <w:rsid w:val="009735FB"/>
    <w:rsid w:val="009738F9"/>
    <w:rsid w:val="00973972"/>
    <w:rsid w:val="00973B3E"/>
    <w:rsid w:val="00975763"/>
    <w:rsid w:val="00976CC2"/>
    <w:rsid w:val="00977F72"/>
    <w:rsid w:val="00980377"/>
    <w:rsid w:val="009816BF"/>
    <w:rsid w:val="009823A0"/>
    <w:rsid w:val="00984270"/>
    <w:rsid w:val="009842E2"/>
    <w:rsid w:val="00984D0E"/>
    <w:rsid w:val="009862DE"/>
    <w:rsid w:val="00986AE0"/>
    <w:rsid w:val="00986C88"/>
    <w:rsid w:val="00990B76"/>
    <w:rsid w:val="009911DF"/>
    <w:rsid w:val="00991ED3"/>
    <w:rsid w:val="00993522"/>
    <w:rsid w:val="00995084"/>
    <w:rsid w:val="009950A8"/>
    <w:rsid w:val="009959A7"/>
    <w:rsid w:val="009968EF"/>
    <w:rsid w:val="00996C14"/>
    <w:rsid w:val="00996CFF"/>
    <w:rsid w:val="00997A9A"/>
    <w:rsid w:val="00997B83"/>
    <w:rsid w:val="00997D5B"/>
    <w:rsid w:val="00997E6A"/>
    <w:rsid w:val="00997FC1"/>
    <w:rsid w:val="009A08DC"/>
    <w:rsid w:val="009A0FAE"/>
    <w:rsid w:val="009A17B8"/>
    <w:rsid w:val="009A23D2"/>
    <w:rsid w:val="009A23D4"/>
    <w:rsid w:val="009A2A44"/>
    <w:rsid w:val="009A2C11"/>
    <w:rsid w:val="009A33AF"/>
    <w:rsid w:val="009A4228"/>
    <w:rsid w:val="009A4AA2"/>
    <w:rsid w:val="009A5291"/>
    <w:rsid w:val="009A541A"/>
    <w:rsid w:val="009A59D5"/>
    <w:rsid w:val="009A5B00"/>
    <w:rsid w:val="009A631D"/>
    <w:rsid w:val="009A7261"/>
    <w:rsid w:val="009A73D4"/>
    <w:rsid w:val="009A7F13"/>
    <w:rsid w:val="009B079C"/>
    <w:rsid w:val="009B0A0C"/>
    <w:rsid w:val="009B1B05"/>
    <w:rsid w:val="009B1CAD"/>
    <w:rsid w:val="009B207D"/>
    <w:rsid w:val="009B4F4F"/>
    <w:rsid w:val="009B4F91"/>
    <w:rsid w:val="009B5903"/>
    <w:rsid w:val="009B717C"/>
    <w:rsid w:val="009B79EF"/>
    <w:rsid w:val="009C0A46"/>
    <w:rsid w:val="009C13A6"/>
    <w:rsid w:val="009C2237"/>
    <w:rsid w:val="009C2E4B"/>
    <w:rsid w:val="009C34BC"/>
    <w:rsid w:val="009C35F0"/>
    <w:rsid w:val="009C43F1"/>
    <w:rsid w:val="009C44CE"/>
    <w:rsid w:val="009C51B4"/>
    <w:rsid w:val="009C5216"/>
    <w:rsid w:val="009C55A1"/>
    <w:rsid w:val="009C5850"/>
    <w:rsid w:val="009C5ADF"/>
    <w:rsid w:val="009C5D34"/>
    <w:rsid w:val="009C6D84"/>
    <w:rsid w:val="009D02A9"/>
    <w:rsid w:val="009D06A6"/>
    <w:rsid w:val="009D096E"/>
    <w:rsid w:val="009D1586"/>
    <w:rsid w:val="009D19C0"/>
    <w:rsid w:val="009D2155"/>
    <w:rsid w:val="009D28DA"/>
    <w:rsid w:val="009D3021"/>
    <w:rsid w:val="009D37B2"/>
    <w:rsid w:val="009D5B7F"/>
    <w:rsid w:val="009D5EA3"/>
    <w:rsid w:val="009D6A55"/>
    <w:rsid w:val="009D6A5B"/>
    <w:rsid w:val="009E083B"/>
    <w:rsid w:val="009E142E"/>
    <w:rsid w:val="009E1C3C"/>
    <w:rsid w:val="009E376A"/>
    <w:rsid w:val="009E50EA"/>
    <w:rsid w:val="009E731D"/>
    <w:rsid w:val="009E7671"/>
    <w:rsid w:val="009E7DCA"/>
    <w:rsid w:val="009F0209"/>
    <w:rsid w:val="009F09E7"/>
    <w:rsid w:val="009F13AA"/>
    <w:rsid w:val="009F19D7"/>
    <w:rsid w:val="009F1CD2"/>
    <w:rsid w:val="009F2AB0"/>
    <w:rsid w:val="009F2CE4"/>
    <w:rsid w:val="009F38C1"/>
    <w:rsid w:val="009F3F18"/>
    <w:rsid w:val="009F49EB"/>
    <w:rsid w:val="009F594D"/>
    <w:rsid w:val="00A00907"/>
    <w:rsid w:val="00A009F7"/>
    <w:rsid w:val="00A00C05"/>
    <w:rsid w:val="00A00C7F"/>
    <w:rsid w:val="00A021A3"/>
    <w:rsid w:val="00A02AC7"/>
    <w:rsid w:val="00A02EA9"/>
    <w:rsid w:val="00A039A4"/>
    <w:rsid w:val="00A039BF"/>
    <w:rsid w:val="00A067F9"/>
    <w:rsid w:val="00A07EF3"/>
    <w:rsid w:val="00A105E0"/>
    <w:rsid w:val="00A123BE"/>
    <w:rsid w:val="00A12ACB"/>
    <w:rsid w:val="00A12C64"/>
    <w:rsid w:val="00A133C4"/>
    <w:rsid w:val="00A14E4E"/>
    <w:rsid w:val="00A16CD5"/>
    <w:rsid w:val="00A179B1"/>
    <w:rsid w:val="00A235C5"/>
    <w:rsid w:val="00A2396D"/>
    <w:rsid w:val="00A24158"/>
    <w:rsid w:val="00A25CD4"/>
    <w:rsid w:val="00A2671A"/>
    <w:rsid w:val="00A267A5"/>
    <w:rsid w:val="00A267CC"/>
    <w:rsid w:val="00A30254"/>
    <w:rsid w:val="00A30993"/>
    <w:rsid w:val="00A31793"/>
    <w:rsid w:val="00A32D27"/>
    <w:rsid w:val="00A32E23"/>
    <w:rsid w:val="00A33A2D"/>
    <w:rsid w:val="00A34879"/>
    <w:rsid w:val="00A34A6A"/>
    <w:rsid w:val="00A36322"/>
    <w:rsid w:val="00A37B26"/>
    <w:rsid w:val="00A400B6"/>
    <w:rsid w:val="00A407CD"/>
    <w:rsid w:val="00A423D4"/>
    <w:rsid w:val="00A42443"/>
    <w:rsid w:val="00A429E7"/>
    <w:rsid w:val="00A42BF1"/>
    <w:rsid w:val="00A43985"/>
    <w:rsid w:val="00A43CA5"/>
    <w:rsid w:val="00A452F1"/>
    <w:rsid w:val="00A45662"/>
    <w:rsid w:val="00A45D86"/>
    <w:rsid w:val="00A46342"/>
    <w:rsid w:val="00A4669D"/>
    <w:rsid w:val="00A4688E"/>
    <w:rsid w:val="00A46DF3"/>
    <w:rsid w:val="00A475CC"/>
    <w:rsid w:val="00A47910"/>
    <w:rsid w:val="00A479C3"/>
    <w:rsid w:val="00A47F9F"/>
    <w:rsid w:val="00A50EF4"/>
    <w:rsid w:val="00A518B3"/>
    <w:rsid w:val="00A5297E"/>
    <w:rsid w:val="00A54306"/>
    <w:rsid w:val="00A5553D"/>
    <w:rsid w:val="00A55BB4"/>
    <w:rsid w:val="00A57F6C"/>
    <w:rsid w:val="00A6081B"/>
    <w:rsid w:val="00A60DF7"/>
    <w:rsid w:val="00A63821"/>
    <w:rsid w:val="00A64AB5"/>
    <w:rsid w:val="00A65439"/>
    <w:rsid w:val="00A65FEF"/>
    <w:rsid w:val="00A67AAE"/>
    <w:rsid w:val="00A67BC8"/>
    <w:rsid w:val="00A67F29"/>
    <w:rsid w:val="00A70039"/>
    <w:rsid w:val="00A704FC"/>
    <w:rsid w:val="00A71DDF"/>
    <w:rsid w:val="00A743F2"/>
    <w:rsid w:val="00A75B58"/>
    <w:rsid w:val="00A75C4F"/>
    <w:rsid w:val="00A7698A"/>
    <w:rsid w:val="00A76C9D"/>
    <w:rsid w:val="00A77B95"/>
    <w:rsid w:val="00A80E30"/>
    <w:rsid w:val="00A81561"/>
    <w:rsid w:val="00A81894"/>
    <w:rsid w:val="00A820CD"/>
    <w:rsid w:val="00A82209"/>
    <w:rsid w:val="00A83123"/>
    <w:rsid w:val="00A83507"/>
    <w:rsid w:val="00A835C6"/>
    <w:rsid w:val="00A845A9"/>
    <w:rsid w:val="00A84940"/>
    <w:rsid w:val="00A863FF"/>
    <w:rsid w:val="00A8645F"/>
    <w:rsid w:val="00A8657C"/>
    <w:rsid w:val="00A8691F"/>
    <w:rsid w:val="00A9144F"/>
    <w:rsid w:val="00A915C2"/>
    <w:rsid w:val="00A947C1"/>
    <w:rsid w:val="00A963C6"/>
    <w:rsid w:val="00AA0099"/>
    <w:rsid w:val="00AA0F59"/>
    <w:rsid w:val="00AA142B"/>
    <w:rsid w:val="00AA2380"/>
    <w:rsid w:val="00AA35EF"/>
    <w:rsid w:val="00AA6220"/>
    <w:rsid w:val="00AA69F6"/>
    <w:rsid w:val="00AA731E"/>
    <w:rsid w:val="00AB06C9"/>
    <w:rsid w:val="00AB14E4"/>
    <w:rsid w:val="00AB20B8"/>
    <w:rsid w:val="00AB2354"/>
    <w:rsid w:val="00AB2493"/>
    <w:rsid w:val="00AB25BE"/>
    <w:rsid w:val="00AB3161"/>
    <w:rsid w:val="00AB3C4D"/>
    <w:rsid w:val="00AB414B"/>
    <w:rsid w:val="00AB423A"/>
    <w:rsid w:val="00AB5633"/>
    <w:rsid w:val="00AB655C"/>
    <w:rsid w:val="00AC065D"/>
    <w:rsid w:val="00AC087E"/>
    <w:rsid w:val="00AC0B52"/>
    <w:rsid w:val="00AC0D4D"/>
    <w:rsid w:val="00AC19EA"/>
    <w:rsid w:val="00AC1A6A"/>
    <w:rsid w:val="00AC36B9"/>
    <w:rsid w:val="00AC3D1A"/>
    <w:rsid w:val="00AC4754"/>
    <w:rsid w:val="00AC576A"/>
    <w:rsid w:val="00AD0C6C"/>
    <w:rsid w:val="00AD5599"/>
    <w:rsid w:val="00AD5ABC"/>
    <w:rsid w:val="00AD5AC1"/>
    <w:rsid w:val="00AD6CCB"/>
    <w:rsid w:val="00AE0421"/>
    <w:rsid w:val="00AE10D7"/>
    <w:rsid w:val="00AE2D8F"/>
    <w:rsid w:val="00AE383C"/>
    <w:rsid w:val="00AE4308"/>
    <w:rsid w:val="00AE4BC8"/>
    <w:rsid w:val="00AE63BC"/>
    <w:rsid w:val="00AE6866"/>
    <w:rsid w:val="00AE77D0"/>
    <w:rsid w:val="00AE7A62"/>
    <w:rsid w:val="00AF075C"/>
    <w:rsid w:val="00AF0B55"/>
    <w:rsid w:val="00AF0BA2"/>
    <w:rsid w:val="00AF13E2"/>
    <w:rsid w:val="00AF1ADF"/>
    <w:rsid w:val="00AF20C4"/>
    <w:rsid w:val="00AF38C1"/>
    <w:rsid w:val="00AF4ABE"/>
    <w:rsid w:val="00AF5A3B"/>
    <w:rsid w:val="00AF6199"/>
    <w:rsid w:val="00AF6208"/>
    <w:rsid w:val="00AF6319"/>
    <w:rsid w:val="00AF6779"/>
    <w:rsid w:val="00AF6BCA"/>
    <w:rsid w:val="00AF6DBA"/>
    <w:rsid w:val="00AF73DA"/>
    <w:rsid w:val="00B00D7B"/>
    <w:rsid w:val="00B013AD"/>
    <w:rsid w:val="00B02034"/>
    <w:rsid w:val="00B0235B"/>
    <w:rsid w:val="00B03055"/>
    <w:rsid w:val="00B03773"/>
    <w:rsid w:val="00B04804"/>
    <w:rsid w:val="00B055DE"/>
    <w:rsid w:val="00B06254"/>
    <w:rsid w:val="00B103A3"/>
    <w:rsid w:val="00B1095F"/>
    <w:rsid w:val="00B10A83"/>
    <w:rsid w:val="00B110E5"/>
    <w:rsid w:val="00B11804"/>
    <w:rsid w:val="00B11C34"/>
    <w:rsid w:val="00B121C9"/>
    <w:rsid w:val="00B1649C"/>
    <w:rsid w:val="00B166C7"/>
    <w:rsid w:val="00B17346"/>
    <w:rsid w:val="00B2042F"/>
    <w:rsid w:val="00B20AF1"/>
    <w:rsid w:val="00B23130"/>
    <w:rsid w:val="00B246B7"/>
    <w:rsid w:val="00B25809"/>
    <w:rsid w:val="00B26C5D"/>
    <w:rsid w:val="00B26E93"/>
    <w:rsid w:val="00B274CA"/>
    <w:rsid w:val="00B2758C"/>
    <w:rsid w:val="00B31D67"/>
    <w:rsid w:val="00B334E8"/>
    <w:rsid w:val="00B3594D"/>
    <w:rsid w:val="00B35CE3"/>
    <w:rsid w:val="00B36465"/>
    <w:rsid w:val="00B36CBA"/>
    <w:rsid w:val="00B373B7"/>
    <w:rsid w:val="00B374AE"/>
    <w:rsid w:val="00B41556"/>
    <w:rsid w:val="00B419F4"/>
    <w:rsid w:val="00B42914"/>
    <w:rsid w:val="00B4484F"/>
    <w:rsid w:val="00B44E96"/>
    <w:rsid w:val="00B45FB7"/>
    <w:rsid w:val="00B46110"/>
    <w:rsid w:val="00B46180"/>
    <w:rsid w:val="00B469FC"/>
    <w:rsid w:val="00B5083C"/>
    <w:rsid w:val="00B50F0B"/>
    <w:rsid w:val="00B518DE"/>
    <w:rsid w:val="00B51EBE"/>
    <w:rsid w:val="00B52991"/>
    <w:rsid w:val="00B535BA"/>
    <w:rsid w:val="00B54128"/>
    <w:rsid w:val="00B54961"/>
    <w:rsid w:val="00B54C7F"/>
    <w:rsid w:val="00B54EBC"/>
    <w:rsid w:val="00B5500F"/>
    <w:rsid w:val="00B554E9"/>
    <w:rsid w:val="00B55F1C"/>
    <w:rsid w:val="00B56930"/>
    <w:rsid w:val="00B61279"/>
    <w:rsid w:val="00B61A27"/>
    <w:rsid w:val="00B61A2B"/>
    <w:rsid w:val="00B61A69"/>
    <w:rsid w:val="00B66451"/>
    <w:rsid w:val="00B6677F"/>
    <w:rsid w:val="00B67ADD"/>
    <w:rsid w:val="00B67B06"/>
    <w:rsid w:val="00B67B46"/>
    <w:rsid w:val="00B71158"/>
    <w:rsid w:val="00B72722"/>
    <w:rsid w:val="00B72966"/>
    <w:rsid w:val="00B72B3C"/>
    <w:rsid w:val="00B74E9C"/>
    <w:rsid w:val="00B779F8"/>
    <w:rsid w:val="00B77F43"/>
    <w:rsid w:val="00B77F8B"/>
    <w:rsid w:val="00B80169"/>
    <w:rsid w:val="00B84227"/>
    <w:rsid w:val="00B8472E"/>
    <w:rsid w:val="00B85F94"/>
    <w:rsid w:val="00B86EE4"/>
    <w:rsid w:val="00B90777"/>
    <w:rsid w:val="00B92060"/>
    <w:rsid w:val="00B9289B"/>
    <w:rsid w:val="00B932D7"/>
    <w:rsid w:val="00B93430"/>
    <w:rsid w:val="00B938DB"/>
    <w:rsid w:val="00B94D21"/>
    <w:rsid w:val="00B956CC"/>
    <w:rsid w:val="00B96FE7"/>
    <w:rsid w:val="00B9766D"/>
    <w:rsid w:val="00BA38BD"/>
    <w:rsid w:val="00BA39B4"/>
    <w:rsid w:val="00BA53FF"/>
    <w:rsid w:val="00BA5594"/>
    <w:rsid w:val="00BA55E2"/>
    <w:rsid w:val="00BA6487"/>
    <w:rsid w:val="00BA6D70"/>
    <w:rsid w:val="00BA7080"/>
    <w:rsid w:val="00BA73F3"/>
    <w:rsid w:val="00BA78CA"/>
    <w:rsid w:val="00BB0759"/>
    <w:rsid w:val="00BB0A6C"/>
    <w:rsid w:val="00BB31CE"/>
    <w:rsid w:val="00BB524A"/>
    <w:rsid w:val="00BB7E86"/>
    <w:rsid w:val="00BC1E72"/>
    <w:rsid w:val="00BC26B1"/>
    <w:rsid w:val="00BC28F0"/>
    <w:rsid w:val="00BC3C47"/>
    <w:rsid w:val="00BC4AA9"/>
    <w:rsid w:val="00BC4BBC"/>
    <w:rsid w:val="00BC5502"/>
    <w:rsid w:val="00BC59D7"/>
    <w:rsid w:val="00BC6D79"/>
    <w:rsid w:val="00BC704D"/>
    <w:rsid w:val="00BC7D15"/>
    <w:rsid w:val="00BD040E"/>
    <w:rsid w:val="00BD3515"/>
    <w:rsid w:val="00BD38CD"/>
    <w:rsid w:val="00BD3917"/>
    <w:rsid w:val="00BD399C"/>
    <w:rsid w:val="00BD3DF9"/>
    <w:rsid w:val="00BD6213"/>
    <w:rsid w:val="00BD6348"/>
    <w:rsid w:val="00BD790F"/>
    <w:rsid w:val="00BD7CFE"/>
    <w:rsid w:val="00BE000A"/>
    <w:rsid w:val="00BE2169"/>
    <w:rsid w:val="00BE3531"/>
    <w:rsid w:val="00BE39C6"/>
    <w:rsid w:val="00BE482A"/>
    <w:rsid w:val="00BE4EB1"/>
    <w:rsid w:val="00BE5BC9"/>
    <w:rsid w:val="00BE5E68"/>
    <w:rsid w:val="00BE5FB2"/>
    <w:rsid w:val="00BE6093"/>
    <w:rsid w:val="00BE754B"/>
    <w:rsid w:val="00BF007A"/>
    <w:rsid w:val="00BF0143"/>
    <w:rsid w:val="00BF0730"/>
    <w:rsid w:val="00BF0792"/>
    <w:rsid w:val="00BF0814"/>
    <w:rsid w:val="00BF0E96"/>
    <w:rsid w:val="00BF27AD"/>
    <w:rsid w:val="00BF3209"/>
    <w:rsid w:val="00BF3C24"/>
    <w:rsid w:val="00BF56CD"/>
    <w:rsid w:val="00BF5E25"/>
    <w:rsid w:val="00BF68B8"/>
    <w:rsid w:val="00BF7330"/>
    <w:rsid w:val="00BF7E63"/>
    <w:rsid w:val="00C00DC9"/>
    <w:rsid w:val="00C00FC2"/>
    <w:rsid w:val="00C0177F"/>
    <w:rsid w:val="00C020E3"/>
    <w:rsid w:val="00C02135"/>
    <w:rsid w:val="00C02DA7"/>
    <w:rsid w:val="00C03215"/>
    <w:rsid w:val="00C035B4"/>
    <w:rsid w:val="00C056C0"/>
    <w:rsid w:val="00C05F3B"/>
    <w:rsid w:val="00C07038"/>
    <w:rsid w:val="00C0779D"/>
    <w:rsid w:val="00C07FB1"/>
    <w:rsid w:val="00C112D5"/>
    <w:rsid w:val="00C11C54"/>
    <w:rsid w:val="00C125ED"/>
    <w:rsid w:val="00C12D8B"/>
    <w:rsid w:val="00C139C0"/>
    <w:rsid w:val="00C13D34"/>
    <w:rsid w:val="00C14361"/>
    <w:rsid w:val="00C14C1F"/>
    <w:rsid w:val="00C1508B"/>
    <w:rsid w:val="00C152F6"/>
    <w:rsid w:val="00C16ACB"/>
    <w:rsid w:val="00C16C71"/>
    <w:rsid w:val="00C16E05"/>
    <w:rsid w:val="00C17854"/>
    <w:rsid w:val="00C204FF"/>
    <w:rsid w:val="00C21125"/>
    <w:rsid w:val="00C21230"/>
    <w:rsid w:val="00C2140B"/>
    <w:rsid w:val="00C21881"/>
    <w:rsid w:val="00C21ABC"/>
    <w:rsid w:val="00C21E8A"/>
    <w:rsid w:val="00C23AE0"/>
    <w:rsid w:val="00C23C4D"/>
    <w:rsid w:val="00C244A2"/>
    <w:rsid w:val="00C24858"/>
    <w:rsid w:val="00C24E31"/>
    <w:rsid w:val="00C27C33"/>
    <w:rsid w:val="00C3023F"/>
    <w:rsid w:val="00C30645"/>
    <w:rsid w:val="00C31201"/>
    <w:rsid w:val="00C32232"/>
    <w:rsid w:val="00C35D30"/>
    <w:rsid w:val="00C3636D"/>
    <w:rsid w:val="00C3797F"/>
    <w:rsid w:val="00C4092D"/>
    <w:rsid w:val="00C4098B"/>
    <w:rsid w:val="00C40A28"/>
    <w:rsid w:val="00C40BF3"/>
    <w:rsid w:val="00C41B37"/>
    <w:rsid w:val="00C4306A"/>
    <w:rsid w:val="00C45DB9"/>
    <w:rsid w:val="00C465C5"/>
    <w:rsid w:val="00C46678"/>
    <w:rsid w:val="00C4781D"/>
    <w:rsid w:val="00C47950"/>
    <w:rsid w:val="00C501D3"/>
    <w:rsid w:val="00C5297C"/>
    <w:rsid w:val="00C53757"/>
    <w:rsid w:val="00C53C88"/>
    <w:rsid w:val="00C53D10"/>
    <w:rsid w:val="00C53DEF"/>
    <w:rsid w:val="00C54B52"/>
    <w:rsid w:val="00C561E4"/>
    <w:rsid w:val="00C5696B"/>
    <w:rsid w:val="00C60132"/>
    <w:rsid w:val="00C6014B"/>
    <w:rsid w:val="00C60591"/>
    <w:rsid w:val="00C60E1C"/>
    <w:rsid w:val="00C615BF"/>
    <w:rsid w:val="00C6288A"/>
    <w:rsid w:val="00C629A6"/>
    <w:rsid w:val="00C62C86"/>
    <w:rsid w:val="00C63E62"/>
    <w:rsid w:val="00C65F31"/>
    <w:rsid w:val="00C66815"/>
    <w:rsid w:val="00C67354"/>
    <w:rsid w:val="00C67EF0"/>
    <w:rsid w:val="00C71498"/>
    <w:rsid w:val="00C718B3"/>
    <w:rsid w:val="00C732B2"/>
    <w:rsid w:val="00C734F8"/>
    <w:rsid w:val="00C74063"/>
    <w:rsid w:val="00C7423E"/>
    <w:rsid w:val="00C746F9"/>
    <w:rsid w:val="00C74E7D"/>
    <w:rsid w:val="00C75106"/>
    <w:rsid w:val="00C77442"/>
    <w:rsid w:val="00C774F7"/>
    <w:rsid w:val="00C805AD"/>
    <w:rsid w:val="00C80A93"/>
    <w:rsid w:val="00C84639"/>
    <w:rsid w:val="00C84C72"/>
    <w:rsid w:val="00C87583"/>
    <w:rsid w:val="00C9067C"/>
    <w:rsid w:val="00C914B2"/>
    <w:rsid w:val="00C9171A"/>
    <w:rsid w:val="00C9191E"/>
    <w:rsid w:val="00C91A5F"/>
    <w:rsid w:val="00C91E58"/>
    <w:rsid w:val="00C930EE"/>
    <w:rsid w:val="00C9371D"/>
    <w:rsid w:val="00C95836"/>
    <w:rsid w:val="00C95C35"/>
    <w:rsid w:val="00C9655A"/>
    <w:rsid w:val="00C97F16"/>
    <w:rsid w:val="00CA0902"/>
    <w:rsid w:val="00CA0AB6"/>
    <w:rsid w:val="00CA10DA"/>
    <w:rsid w:val="00CA1FAD"/>
    <w:rsid w:val="00CA34FC"/>
    <w:rsid w:val="00CA4773"/>
    <w:rsid w:val="00CA481E"/>
    <w:rsid w:val="00CA54EF"/>
    <w:rsid w:val="00CA5F25"/>
    <w:rsid w:val="00CA63B9"/>
    <w:rsid w:val="00CA65E9"/>
    <w:rsid w:val="00CA7E87"/>
    <w:rsid w:val="00CB056B"/>
    <w:rsid w:val="00CB1565"/>
    <w:rsid w:val="00CB15E0"/>
    <w:rsid w:val="00CB1953"/>
    <w:rsid w:val="00CB1980"/>
    <w:rsid w:val="00CB2FE4"/>
    <w:rsid w:val="00CB314E"/>
    <w:rsid w:val="00CB34C6"/>
    <w:rsid w:val="00CB4466"/>
    <w:rsid w:val="00CB482E"/>
    <w:rsid w:val="00CB4CE0"/>
    <w:rsid w:val="00CB5D12"/>
    <w:rsid w:val="00CB5F27"/>
    <w:rsid w:val="00CB7139"/>
    <w:rsid w:val="00CC033F"/>
    <w:rsid w:val="00CC09B5"/>
    <w:rsid w:val="00CC2852"/>
    <w:rsid w:val="00CC2970"/>
    <w:rsid w:val="00CC2E71"/>
    <w:rsid w:val="00CC3033"/>
    <w:rsid w:val="00CC34F2"/>
    <w:rsid w:val="00CC47E5"/>
    <w:rsid w:val="00CC52C9"/>
    <w:rsid w:val="00CC5C58"/>
    <w:rsid w:val="00CC6D18"/>
    <w:rsid w:val="00CC79F3"/>
    <w:rsid w:val="00CC7C26"/>
    <w:rsid w:val="00CD00FB"/>
    <w:rsid w:val="00CD0E54"/>
    <w:rsid w:val="00CD1859"/>
    <w:rsid w:val="00CD1AB9"/>
    <w:rsid w:val="00CD3839"/>
    <w:rsid w:val="00CD3DBB"/>
    <w:rsid w:val="00CD49AB"/>
    <w:rsid w:val="00CD4AC9"/>
    <w:rsid w:val="00CD4B4B"/>
    <w:rsid w:val="00CD5510"/>
    <w:rsid w:val="00CD62F3"/>
    <w:rsid w:val="00CD63FF"/>
    <w:rsid w:val="00CD7097"/>
    <w:rsid w:val="00CD7867"/>
    <w:rsid w:val="00CE08D7"/>
    <w:rsid w:val="00CE2257"/>
    <w:rsid w:val="00CE2DC2"/>
    <w:rsid w:val="00CE3FD0"/>
    <w:rsid w:val="00CE53E7"/>
    <w:rsid w:val="00CE6C56"/>
    <w:rsid w:val="00CE7665"/>
    <w:rsid w:val="00CF03ED"/>
    <w:rsid w:val="00CF0A15"/>
    <w:rsid w:val="00CF1764"/>
    <w:rsid w:val="00CF1B1B"/>
    <w:rsid w:val="00CF3141"/>
    <w:rsid w:val="00CF413D"/>
    <w:rsid w:val="00CF4C09"/>
    <w:rsid w:val="00CF7018"/>
    <w:rsid w:val="00CF7DD1"/>
    <w:rsid w:val="00D00652"/>
    <w:rsid w:val="00D01AB0"/>
    <w:rsid w:val="00D01B42"/>
    <w:rsid w:val="00D01DCD"/>
    <w:rsid w:val="00D04169"/>
    <w:rsid w:val="00D04FAC"/>
    <w:rsid w:val="00D057F6"/>
    <w:rsid w:val="00D107D4"/>
    <w:rsid w:val="00D10954"/>
    <w:rsid w:val="00D10B80"/>
    <w:rsid w:val="00D1101A"/>
    <w:rsid w:val="00D115E1"/>
    <w:rsid w:val="00D11ACC"/>
    <w:rsid w:val="00D136D5"/>
    <w:rsid w:val="00D13F38"/>
    <w:rsid w:val="00D147D2"/>
    <w:rsid w:val="00D2238D"/>
    <w:rsid w:val="00D233A2"/>
    <w:rsid w:val="00D233F7"/>
    <w:rsid w:val="00D23ED3"/>
    <w:rsid w:val="00D270E8"/>
    <w:rsid w:val="00D27940"/>
    <w:rsid w:val="00D27A03"/>
    <w:rsid w:val="00D27A1F"/>
    <w:rsid w:val="00D30A20"/>
    <w:rsid w:val="00D311F7"/>
    <w:rsid w:val="00D31C30"/>
    <w:rsid w:val="00D31CDD"/>
    <w:rsid w:val="00D32615"/>
    <w:rsid w:val="00D32C36"/>
    <w:rsid w:val="00D335AD"/>
    <w:rsid w:val="00D3369F"/>
    <w:rsid w:val="00D350FC"/>
    <w:rsid w:val="00D35150"/>
    <w:rsid w:val="00D40DEE"/>
    <w:rsid w:val="00D412F2"/>
    <w:rsid w:val="00D41534"/>
    <w:rsid w:val="00D42A62"/>
    <w:rsid w:val="00D43CA1"/>
    <w:rsid w:val="00D45010"/>
    <w:rsid w:val="00D454AE"/>
    <w:rsid w:val="00D45F42"/>
    <w:rsid w:val="00D464E6"/>
    <w:rsid w:val="00D466E5"/>
    <w:rsid w:val="00D46A55"/>
    <w:rsid w:val="00D46C96"/>
    <w:rsid w:val="00D510AC"/>
    <w:rsid w:val="00D51A03"/>
    <w:rsid w:val="00D51F9D"/>
    <w:rsid w:val="00D52E0E"/>
    <w:rsid w:val="00D52E35"/>
    <w:rsid w:val="00D53B66"/>
    <w:rsid w:val="00D54350"/>
    <w:rsid w:val="00D55578"/>
    <w:rsid w:val="00D55821"/>
    <w:rsid w:val="00D564F3"/>
    <w:rsid w:val="00D566E6"/>
    <w:rsid w:val="00D56811"/>
    <w:rsid w:val="00D603F2"/>
    <w:rsid w:val="00D65336"/>
    <w:rsid w:val="00D655E7"/>
    <w:rsid w:val="00D65B3A"/>
    <w:rsid w:val="00D66A2F"/>
    <w:rsid w:val="00D670C7"/>
    <w:rsid w:val="00D673E8"/>
    <w:rsid w:val="00D67428"/>
    <w:rsid w:val="00D71ED0"/>
    <w:rsid w:val="00D72929"/>
    <w:rsid w:val="00D737E4"/>
    <w:rsid w:val="00D737F0"/>
    <w:rsid w:val="00D7409A"/>
    <w:rsid w:val="00D74256"/>
    <w:rsid w:val="00D74389"/>
    <w:rsid w:val="00D77B6C"/>
    <w:rsid w:val="00D77D4E"/>
    <w:rsid w:val="00D8124B"/>
    <w:rsid w:val="00D81B54"/>
    <w:rsid w:val="00D823FC"/>
    <w:rsid w:val="00D826A5"/>
    <w:rsid w:val="00D82EAC"/>
    <w:rsid w:val="00D830D5"/>
    <w:rsid w:val="00D84671"/>
    <w:rsid w:val="00D86136"/>
    <w:rsid w:val="00D8635D"/>
    <w:rsid w:val="00D86F0D"/>
    <w:rsid w:val="00D908BE"/>
    <w:rsid w:val="00D91364"/>
    <w:rsid w:val="00D92A45"/>
    <w:rsid w:val="00D93390"/>
    <w:rsid w:val="00D93392"/>
    <w:rsid w:val="00D9465A"/>
    <w:rsid w:val="00D95BF4"/>
    <w:rsid w:val="00D95DB9"/>
    <w:rsid w:val="00D96F2D"/>
    <w:rsid w:val="00DA1E51"/>
    <w:rsid w:val="00DA247F"/>
    <w:rsid w:val="00DA4678"/>
    <w:rsid w:val="00DA5946"/>
    <w:rsid w:val="00DA5AFD"/>
    <w:rsid w:val="00DA618D"/>
    <w:rsid w:val="00DA79CC"/>
    <w:rsid w:val="00DB0F2F"/>
    <w:rsid w:val="00DB148E"/>
    <w:rsid w:val="00DB1AAA"/>
    <w:rsid w:val="00DB36E8"/>
    <w:rsid w:val="00DB3BB0"/>
    <w:rsid w:val="00DB41CE"/>
    <w:rsid w:val="00DB4DD9"/>
    <w:rsid w:val="00DB71B6"/>
    <w:rsid w:val="00DC00ED"/>
    <w:rsid w:val="00DC1DD3"/>
    <w:rsid w:val="00DC1EA2"/>
    <w:rsid w:val="00DC2464"/>
    <w:rsid w:val="00DC47B9"/>
    <w:rsid w:val="00DC491D"/>
    <w:rsid w:val="00DC4D9A"/>
    <w:rsid w:val="00DC5297"/>
    <w:rsid w:val="00DC663F"/>
    <w:rsid w:val="00DC6654"/>
    <w:rsid w:val="00DC7BA9"/>
    <w:rsid w:val="00DD0524"/>
    <w:rsid w:val="00DD13FB"/>
    <w:rsid w:val="00DD1685"/>
    <w:rsid w:val="00DD4539"/>
    <w:rsid w:val="00DD4C4E"/>
    <w:rsid w:val="00DD58BD"/>
    <w:rsid w:val="00DE085E"/>
    <w:rsid w:val="00DE0F33"/>
    <w:rsid w:val="00DE11EC"/>
    <w:rsid w:val="00DE2030"/>
    <w:rsid w:val="00DE2B98"/>
    <w:rsid w:val="00DE35F1"/>
    <w:rsid w:val="00DE454D"/>
    <w:rsid w:val="00DE47B4"/>
    <w:rsid w:val="00DE77B2"/>
    <w:rsid w:val="00DF0A27"/>
    <w:rsid w:val="00DF135C"/>
    <w:rsid w:val="00DF15B1"/>
    <w:rsid w:val="00DF21C8"/>
    <w:rsid w:val="00DF230F"/>
    <w:rsid w:val="00DF2A82"/>
    <w:rsid w:val="00DF3439"/>
    <w:rsid w:val="00DF3A6E"/>
    <w:rsid w:val="00DF3C9A"/>
    <w:rsid w:val="00DF3D85"/>
    <w:rsid w:val="00DF3DE0"/>
    <w:rsid w:val="00DF5F0E"/>
    <w:rsid w:val="00DF60DC"/>
    <w:rsid w:val="00DF7266"/>
    <w:rsid w:val="00DF790C"/>
    <w:rsid w:val="00DF7A3B"/>
    <w:rsid w:val="00DF7ED5"/>
    <w:rsid w:val="00E00E37"/>
    <w:rsid w:val="00E02C0A"/>
    <w:rsid w:val="00E02ED9"/>
    <w:rsid w:val="00E030DD"/>
    <w:rsid w:val="00E038DF"/>
    <w:rsid w:val="00E03CBD"/>
    <w:rsid w:val="00E04316"/>
    <w:rsid w:val="00E04DCA"/>
    <w:rsid w:val="00E050D1"/>
    <w:rsid w:val="00E055EB"/>
    <w:rsid w:val="00E06D33"/>
    <w:rsid w:val="00E10890"/>
    <w:rsid w:val="00E115FC"/>
    <w:rsid w:val="00E127B0"/>
    <w:rsid w:val="00E12FFB"/>
    <w:rsid w:val="00E13826"/>
    <w:rsid w:val="00E13DCE"/>
    <w:rsid w:val="00E140F6"/>
    <w:rsid w:val="00E1491A"/>
    <w:rsid w:val="00E15709"/>
    <w:rsid w:val="00E1621E"/>
    <w:rsid w:val="00E17079"/>
    <w:rsid w:val="00E17531"/>
    <w:rsid w:val="00E17853"/>
    <w:rsid w:val="00E22027"/>
    <w:rsid w:val="00E22979"/>
    <w:rsid w:val="00E22C03"/>
    <w:rsid w:val="00E2386B"/>
    <w:rsid w:val="00E240F2"/>
    <w:rsid w:val="00E24BDD"/>
    <w:rsid w:val="00E24C21"/>
    <w:rsid w:val="00E25694"/>
    <w:rsid w:val="00E26303"/>
    <w:rsid w:val="00E271CD"/>
    <w:rsid w:val="00E30EDE"/>
    <w:rsid w:val="00E320F5"/>
    <w:rsid w:val="00E3294B"/>
    <w:rsid w:val="00E32BB3"/>
    <w:rsid w:val="00E33894"/>
    <w:rsid w:val="00E35E54"/>
    <w:rsid w:val="00E368E3"/>
    <w:rsid w:val="00E3794F"/>
    <w:rsid w:val="00E40ED3"/>
    <w:rsid w:val="00E41003"/>
    <w:rsid w:val="00E41828"/>
    <w:rsid w:val="00E418A8"/>
    <w:rsid w:val="00E42A5A"/>
    <w:rsid w:val="00E44001"/>
    <w:rsid w:val="00E44BC0"/>
    <w:rsid w:val="00E44E53"/>
    <w:rsid w:val="00E4501C"/>
    <w:rsid w:val="00E46C7B"/>
    <w:rsid w:val="00E50A5B"/>
    <w:rsid w:val="00E51A67"/>
    <w:rsid w:val="00E51C6E"/>
    <w:rsid w:val="00E52F2C"/>
    <w:rsid w:val="00E53F97"/>
    <w:rsid w:val="00E543A8"/>
    <w:rsid w:val="00E54B95"/>
    <w:rsid w:val="00E54DBB"/>
    <w:rsid w:val="00E56F73"/>
    <w:rsid w:val="00E571BD"/>
    <w:rsid w:val="00E60825"/>
    <w:rsid w:val="00E60B2E"/>
    <w:rsid w:val="00E6242E"/>
    <w:rsid w:val="00E62749"/>
    <w:rsid w:val="00E627A3"/>
    <w:rsid w:val="00E62942"/>
    <w:rsid w:val="00E63215"/>
    <w:rsid w:val="00E64448"/>
    <w:rsid w:val="00E6577A"/>
    <w:rsid w:val="00E65ECB"/>
    <w:rsid w:val="00E661DF"/>
    <w:rsid w:val="00E668E7"/>
    <w:rsid w:val="00E67D72"/>
    <w:rsid w:val="00E705F9"/>
    <w:rsid w:val="00E707D9"/>
    <w:rsid w:val="00E70F7D"/>
    <w:rsid w:val="00E740AE"/>
    <w:rsid w:val="00E74E79"/>
    <w:rsid w:val="00E753AD"/>
    <w:rsid w:val="00E753EE"/>
    <w:rsid w:val="00E758DE"/>
    <w:rsid w:val="00E7658E"/>
    <w:rsid w:val="00E805D2"/>
    <w:rsid w:val="00E81477"/>
    <w:rsid w:val="00E81C8C"/>
    <w:rsid w:val="00E83F5D"/>
    <w:rsid w:val="00E844E6"/>
    <w:rsid w:val="00E847A8"/>
    <w:rsid w:val="00E84BF1"/>
    <w:rsid w:val="00E84F66"/>
    <w:rsid w:val="00E857CB"/>
    <w:rsid w:val="00E869B3"/>
    <w:rsid w:val="00E86B46"/>
    <w:rsid w:val="00E87675"/>
    <w:rsid w:val="00E87D2B"/>
    <w:rsid w:val="00E950E3"/>
    <w:rsid w:val="00E95943"/>
    <w:rsid w:val="00E97F76"/>
    <w:rsid w:val="00EA08FF"/>
    <w:rsid w:val="00EA0C4B"/>
    <w:rsid w:val="00EA1298"/>
    <w:rsid w:val="00EA4167"/>
    <w:rsid w:val="00EA43AA"/>
    <w:rsid w:val="00EA55FD"/>
    <w:rsid w:val="00EA6030"/>
    <w:rsid w:val="00EA779D"/>
    <w:rsid w:val="00EB0355"/>
    <w:rsid w:val="00EB21D5"/>
    <w:rsid w:val="00EB2D77"/>
    <w:rsid w:val="00EB3074"/>
    <w:rsid w:val="00EB37D8"/>
    <w:rsid w:val="00EB38C3"/>
    <w:rsid w:val="00EB415E"/>
    <w:rsid w:val="00EB4BAD"/>
    <w:rsid w:val="00EB6259"/>
    <w:rsid w:val="00EB6EF5"/>
    <w:rsid w:val="00EB7B1A"/>
    <w:rsid w:val="00EC0D2F"/>
    <w:rsid w:val="00EC14FC"/>
    <w:rsid w:val="00EC186E"/>
    <w:rsid w:val="00EC1E39"/>
    <w:rsid w:val="00EC1FBE"/>
    <w:rsid w:val="00EC2DBF"/>
    <w:rsid w:val="00EC3821"/>
    <w:rsid w:val="00EC4F18"/>
    <w:rsid w:val="00EC61D2"/>
    <w:rsid w:val="00EC6267"/>
    <w:rsid w:val="00EC6B7A"/>
    <w:rsid w:val="00EC7CD8"/>
    <w:rsid w:val="00ED0B9C"/>
    <w:rsid w:val="00ED10BC"/>
    <w:rsid w:val="00ED1990"/>
    <w:rsid w:val="00ED2BCD"/>
    <w:rsid w:val="00ED3488"/>
    <w:rsid w:val="00ED455F"/>
    <w:rsid w:val="00ED46FA"/>
    <w:rsid w:val="00ED6A27"/>
    <w:rsid w:val="00ED744C"/>
    <w:rsid w:val="00EE081E"/>
    <w:rsid w:val="00EE0FDD"/>
    <w:rsid w:val="00EE22BE"/>
    <w:rsid w:val="00EE5118"/>
    <w:rsid w:val="00EE51B5"/>
    <w:rsid w:val="00EE5967"/>
    <w:rsid w:val="00EE5B8A"/>
    <w:rsid w:val="00EE682C"/>
    <w:rsid w:val="00EE700C"/>
    <w:rsid w:val="00EF0553"/>
    <w:rsid w:val="00EF0859"/>
    <w:rsid w:val="00EF2174"/>
    <w:rsid w:val="00EF2335"/>
    <w:rsid w:val="00EF3187"/>
    <w:rsid w:val="00EF3991"/>
    <w:rsid w:val="00EF3EB2"/>
    <w:rsid w:val="00EF408B"/>
    <w:rsid w:val="00EF42B8"/>
    <w:rsid w:val="00EF4495"/>
    <w:rsid w:val="00EF5682"/>
    <w:rsid w:val="00EF59B6"/>
    <w:rsid w:val="00EF5BC8"/>
    <w:rsid w:val="00EF5EA2"/>
    <w:rsid w:val="00EF60E6"/>
    <w:rsid w:val="00EF6ADC"/>
    <w:rsid w:val="00EF6D49"/>
    <w:rsid w:val="00EF7285"/>
    <w:rsid w:val="00EF7912"/>
    <w:rsid w:val="00F01922"/>
    <w:rsid w:val="00F03481"/>
    <w:rsid w:val="00F034E6"/>
    <w:rsid w:val="00F03561"/>
    <w:rsid w:val="00F03C06"/>
    <w:rsid w:val="00F043AF"/>
    <w:rsid w:val="00F04D79"/>
    <w:rsid w:val="00F05834"/>
    <w:rsid w:val="00F05B06"/>
    <w:rsid w:val="00F05E1C"/>
    <w:rsid w:val="00F07306"/>
    <w:rsid w:val="00F07D01"/>
    <w:rsid w:val="00F07E5C"/>
    <w:rsid w:val="00F11036"/>
    <w:rsid w:val="00F121D8"/>
    <w:rsid w:val="00F13035"/>
    <w:rsid w:val="00F1311A"/>
    <w:rsid w:val="00F164EC"/>
    <w:rsid w:val="00F177FF"/>
    <w:rsid w:val="00F17DF8"/>
    <w:rsid w:val="00F210ED"/>
    <w:rsid w:val="00F22030"/>
    <w:rsid w:val="00F2267B"/>
    <w:rsid w:val="00F2395C"/>
    <w:rsid w:val="00F23AD0"/>
    <w:rsid w:val="00F2424A"/>
    <w:rsid w:val="00F2611B"/>
    <w:rsid w:val="00F26A22"/>
    <w:rsid w:val="00F26C02"/>
    <w:rsid w:val="00F26C93"/>
    <w:rsid w:val="00F275D4"/>
    <w:rsid w:val="00F304C3"/>
    <w:rsid w:val="00F31727"/>
    <w:rsid w:val="00F34592"/>
    <w:rsid w:val="00F36709"/>
    <w:rsid w:val="00F37C36"/>
    <w:rsid w:val="00F37F89"/>
    <w:rsid w:val="00F40C63"/>
    <w:rsid w:val="00F4139B"/>
    <w:rsid w:val="00F443DF"/>
    <w:rsid w:val="00F46580"/>
    <w:rsid w:val="00F46FA8"/>
    <w:rsid w:val="00F47C6E"/>
    <w:rsid w:val="00F509D2"/>
    <w:rsid w:val="00F5165B"/>
    <w:rsid w:val="00F5227B"/>
    <w:rsid w:val="00F5256C"/>
    <w:rsid w:val="00F53227"/>
    <w:rsid w:val="00F5426E"/>
    <w:rsid w:val="00F54C08"/>
    <w:rsid w:val="00F54DB8"/>
    <w:rsid w:val="00F55651"/>
    <w:rsid w:val="00F56A73"/>
    <w:rsid w:val="00F579A8"/>
    <w:rsid w:val="00F61426"/>
    <w:rsid w:val="00F62234"/>
    <w:rsid w:val="00F62825"/>
    <w:rsid w:val="00F63882"/>
    <w:rsid w:val="00F6425D"/>
    <w:rsid w:val="00F653A1"/>
    <w:rsid w:val="00F65BCF"/>
    <w:rsid w:val="00F67B1A"/>
    <w:rsid w:val="00F72187"/>
    <w:rsid w:val="00F7262D"/>
    <w:rsid w:val="00F73CA0"/>
    <w:rsid w:val="00F75439"/>
    <w:rsid w:val="00F76427"/>
    <w:rsid w:val="00F76BA2"/>
    <w:rsid w:val="00F76EAB"/>
    <w:rsid w:val="00F77536"/>
    <w:rsid w:val="00F820D3"/>
    <w:rsid w:val="00F823F5"/>
    <w:rsid w:val="00F82AB5"/>
    <w:rsid w:val="00F82E21"/>
    <w:rsid w:val="00F831C8"/>
    <w:rsid w:val="00F84036"/>
    <w:rsid w:val="00F84701"/>
    <w:rsid w:val="00F85199"/>
    <w:rsid w:val="00F86145"/>
    <w:rsid w:val="00F86551"/>
    <w:rsid w:val="00F86855"/>
    <w:rsid w:val="00F872C5"/>
    <w:rsid w:val="00F9106D"/>
    <w:rsid w:val="00F913B7"/>
    <w:rsid w:val="00F91768"/>
    <w:rsid w:val="00F917B6"/>
    <w:rsid w:val="00F92666"/>
    <w:rsid w:val="00F936EC"/>
    <w:rsid w:val="00F95207"/>
    <w:rsid w:val="00F9523B"/>
    <w:rsid w:val="00F953FA"/>
    <w:rsid w:val="00F95FA1"/>
    <w:rsid w:val="00F96B4C"/>
    <w:rsid w:val="00F97640"/>
    <w:rsid w:val="00F97F1A"/>
    <w:rsid w:val="00FA072C"/>
    <w:rsid w:val="00FA0D2E"/>
    <w:rsid w:val="00FA1E7B"/>
    <w:rsid w:val="00FA2D60"/>
    <w:rsid w:val="00FA2DAB"/>
    <w:rsid w:val="00FA34ED"/>
    <w:rsid w:val="00FA4264"/>
    <w:rsid w:val="00FA42B8"/>
    <w:rsid w:val="00FA448C"/>
    <w:rsid w:val="00FA5F4A"/>
    <w:rsid w:val="00FA646D"/>
    <w:rsid w:val="00FA656D"/>
    <w:rsid w:val="00FA6683"/>
    <w:rsid w:val="00FA6AC4"/>
    <w:rsid w:val="00FA7375"/>
    <w:rsid w:val="00FA7692"/>
    <w:rsid w:val="00FA785E"/>
    <w:rsid w:val="00FB16BC"/>
    <w:rsid w:val="00FB2254"/>
    <w:rsid w:val="00FB2AA4"/>
    <w:rsid w:val="00FB2C73"/>
    <w:rsid w:val="00FB341F"/>
    <w:rsid w:val="00FB3C13"/>
    <w:rsid w:val="00FB40D9"/>
    <w:rsid w:val="00FB4768"/>
    <w:rsid w:val="00FB5D9E"/>
    <w:rsid w:val="00FB7640"/>
    <w:rsid w:val="00FB769B"/>
    <w:rsid w:val="00FC0820"/>
    <w:rsid w:val="00FC0EE5"/>
    <w:rsid w:val="00FC312D"/>
    <w:rsid w:val="00FC3A58"/>
    <w:rsid w:val="00FC6F74"/>
    <w:rsid w:val="00FC7049"/>
    <w:rsid w:val="00FD0CB4"/>
    <w:rsid w:val="00FD14C1"/>
    <w:rsid w:val="00FD26AC"/>
    <w:rsid w:val="00FD2B86"/>
    <w:rsid w:val="00FD2FC7"/>
    <w:rsid w:val="00FD31DD"/>
    <w:rsid w:val="00FD3313"/>
    <w:rsid w:val="00FD3425"/>
    <w:rsid w:val="00FD3E6F"/>
    <w:rsid w:val="00FD4479"/>
    <w:rsid w:val="00FD4B51"/>
    <w:rsid w:val="00FD69A0"/>
    <w:rsid w:val="00FD6BE1"/>
    <w:rsid w:val="00FD7047"/>
    <w:rsid w:val="00FE07AB"/>
    <w:rsid w:val="00FE35E0"/>
    <w:rsid w:val="00FE3C22"/>
    <w:rsid w:val="00FE3D87"/>
    <w:rsid w:val="00FE4147"/>
    <w:rsid w:val="00FE5166"/>
    <w:rsid w:val="00FE58CD"/>
    <w:rsid w:val="00FE641B"/>
    <w:rsid w:val="00FE7D92"/>
    <w:rsid w:val="00FF040F"/>
    <w:rsid w:val="00FF0BB1"/>
    <w:rsid w:val="00FF1050"/>
    <w:rsid w:val="00FF115E"/>
    <w:rsid w:val="00FF238A"/>
    <w:rsid w:val="00FF35B0"/>
    <w:rsid w:val="00FF35B4"/>
    <w:rsid w:val="00FF407C"/>
    <w:rsid w:val="00FF5151"/>
    <w:rsid w:val="00FF5CFF"/>
    <w:rsid w:val="00FF6B9C"/>
    <w:rsid w:val="00FF7B54"/>
    <w:rsid w:val="0C116425"/>
    <w:rsid w:val="0F8D020F"/>
    <w:rsid w:val="143037AB"/>
    <w:rsid w:val="1D1044B3"/>
    <w:rsid w:val="1DB268C5"/>
    <w:rsid w:val="1E8877FD"/>
    <w:rsid w:val="290969D1"/>
    <w:rsid w:val="29FE63A0"/>
    <w:rsid w:val="2B030D2D"/>
    <w:rsid w:val="308E01B3"/>
    <w:rsid w:val="3C204924"/>
    <w:rsid w:val="3F184662"/>
    <w:rsid w:val="46C6725C"/>
    <w:rsid w:val="4AF82286"/>
    <w:rsid w:val="53B04AD9"/>
    <w:rsid w:val="54B23402"/>
    <w:rsid w:val="560B3734"/>
    <w:rsid w:val="571409EE"/>
    <w:rsid w:val="57567448"/>
    <w:rsid w:val="5E036D47"/>
    <w:rsid w:val="5E351B43"/>
    <w:rsid w:val="61BC0067"/>
    <w:rsid w:val="6AE05366"/>
    <w:rsid w:val="6AE349BF"/>
    <w:rsid w:val="6CCB038A"/>
    <w:rsid w:val="7444344F"/>
    <w:rsid w:val="75FA2CB7"/>
    <w:rsid w:val="79AC7A48"/>
    <w:rsid w:val="7CC443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Math" w:hAnsi="Cambria Math" w:eastAsia="Calibri" w:cs="Calibri"/>
      <w:sz w:val="22"/>
      <w:szCs w:val="22"/>
      <w:lang w:val="en-US" w:eastAsia="en-US" w:bidi="ar-SA"/>
    </w:rPr>
  </w:style>
  <w:style w:type="paragraph" w:styleId="2">
    <w:name w:val="heading 1"/>
    <w:basedOn w:val="1"/>
    <w:next w:val="1"/>
    <w:link w:val="33"/>
    <w:qFormat/>
    <w:uiPriority w:val="0"/>
    <w:pPr>
      <w:keepNext/>
      <w:numPr>
        <w:ilvl w:val="0"/>
        <w:numId w:val="1"/>
      </w:numPr>
      <w:spacing w:before="360" w:after="0" w:line="240" w:lineRule="auto"/>
      <w:jc w:val="both"/>
      <w:outlineLvl w:val="0"/>
    </w:pPr>
    <w:rPr>
      <w:rFonts w:ascii="Calibri" w:hAnsi="Calibri"/>
      <w:b/>
      <w:bCs/>
      <w:caps/>
      <w:kern w:val="32"/>
      <w:sz w:val="28"/>
      <w:szCs w:val="28"/>
    </w:rPr>
  </w:style>
  <w:style w:type="paragraph" w:styleId="3">
    <w:name w:val="heading 2"/>
    <w:basedOn w:val="1"/>
    <w:next w:val="1"/>
    <w:link w:val="34"/>
    <w:qFormat/>
    <w:uiPriority w:val="0"/>
    <w:pPr>
      <w:keepNext/>
      <w:numPr>
        <w:ilvl w:val="1"/>
        <w:numId w:val="1"/>
      </w:numPr>
      <w:spacing w:before="240" w:after="0" w:line="240" w:lineRule="auto"/>
      <w:jc w:val="both"/>
      <w:outlineLvl w:val="1"/>
    </w:pPr>
    <w:rPr>
      <w:rFonts w:ascii="Calibri" w:hAnsi="Calibri"/>
      <w:b/>
      <w:bCs/>
      <w:iCs/>
      <w:sz w:val="24"/>
      <w:szCs w:val="24"/>
    </w:rPr>
  </w:style>
  <w:style w:type="paragraph" w:styleId="4">
    <w:name w:val="heading 3"/>
    <w:basedOn w:val="1"/>
    <w:next w:val="1"/>
    <w:link w:val="35"/>
    <w:qFormat/>
    <w:uiPriority w:val="0"/>
    <w:pPr>
      <w:keepNext/>
      <w:numPr>
        <w:ilvl w:val="2"/>
        <w:numId w:val="1"/>
      </w:numPr>
      <w:spacing w:before="240" w:after="240" w:line="240" w:lineRule="auto"/>
      <w:jc w:val="both"/>
      <w:outlineLvl w:val="2"/>
    </w:pPr>
    <w:rPr>
      <w:rFonts w:ascii="Calibri" w:hAnsi="Calibri"/>
      <w:b/>
      <w:bCs/>
    </w:rPr>
  </w:style>
  <w:style w:type="paragraph" w:styleId="5">
    <w:name w:val="heading 4"/>
    <w:basedOn w:val="1"/>
    <w:next w:val="1"/>
    <w:link w:val="36"/>
    <w:qFormat/>
    <w:uiPriority w:val="0"/>
    <w:pPr>
      <w:keepNext/>
      <w:numPr>
        <w:ilvl w:val="3"/>
        <w:numId w:val="1"/>
      </w:numPr>
      <w:spacing w:before="240" w:after="60" w:line="240" w:lineRule="auto"/>
      <w:outlineLvl w:val="3"/>
    </w:pPr>
    <w:rPr>
      <w:rFonts w:ascii="Calibri" w:hAnsi="Calibri"/>
      <w:b/>
      <w:bCs/>
      <w:sz w:val="28"/>
      <w:szCs w:val="28"/>
    </w:rPr>
  </w:style>
  <w:style w:type="paragraph" w:styleId="6">
    <w:name w:val="heading 5"/>
    <w:basedOn w:val="1"/>
    <w:next w:val="1"/>
    <w:link w:val="37"/>
    <w:qFormat/>
    <w:uiPriority w:val="0"/>
    <w:pPr>
      <w:numPr>
        <w:ilvl w:val="4"/>
        <w:numId w:val="1"/>
      </w:numPr>
      <w:spacing w:before="240" w:after="60" w:line="240" w:lineRule="auto"/>
      <w:outlineLvl w:val="4"/>
    </w:pPr>
    <w:rPr>
      <w:rFonts w:ascii="Calibri" w:hAnsi="Calibri"/>
      <w:b/>
      <w:bCs/>
      <w:i/>
      <w:iCs/>
      <w:sz w:val="26"/>
      <w:szCs w:val="26"/>
    </w:rPr>
  </w:style>
  <w:style w:type="paragraph" w:styleId="7">
    <w:name w:val="heading 6"/>
    <w:basedOn w:val="1"/>
    <w:next w:val="1"/>
    <w:link w:val="38"/>
    <w:qFormat/>
    <w:uiPriority w:val="0"/>
    <w:pPr>
      <w:numPr>
        <w:ilvl w:val="5"/>
        <w:numId w:val="1"/>
      </w:numPr>
      <w:spacing w:before="240" w:after="60" w:line="240" w:lineRule="auto"/>
      <w:outlineLvl w:val="5"/>
    </w:pPr>
    <w:rPr>
      <w:rFonts w:ascii="Calibri" w:hAnsi="Calibri"/>
      <w:b/>
      <w:bCs/>
    </w:rPr>
  </w:style>
  <w:style w:type="paragraph" w:styleId="8">
    <w:name w:val="heading 7"/>
    <w:basedOn w:val="1"/>
    <w:next w:val="1"/>
    <w:link w:val="39"/>
    <w:qFormat/>
    <w:uiPriority w:val="0"/>
    <w:pPr>
      <w:numPr>
        <w:ilvl w:val="6"/>
        <w:numId w:val="1"/>
      </w:numPr>
      <w:spacing w:before="240" w:after="60" w:line="240" w:lineRule="auto"/>
      <w:outlineLvl w:val="6"/>
    </w:pPr>
    <w:rPr>
      <w:rFonts w:ascii="Calibri" w:hAnsi="Calibri"/>
      <w:sz w:val="24"/>
      <w:szCs w:val="24"/>
    </w:rPr>
  </w:style>
  <w:style w:type="paragraph" w:styleId="9">
    <w:name w:val="heading 8"/>
    <w:basedOn w:val="1"/>
    <w:next w:val="1"/>
    <w:link w:val="40"/>
    <w:qFormat/>
    <w:uiPriority w:val="0"/>
    <w:pPr>
      <w:numPr>
        <w:ilvl w:val="7"/>
        <w:numId w:val="1"/>
      </w:numPr>
      <w:spacing w:before="240" w:after="60" w:line="240" w:lineRule="auto"/>
      <w:outlineLvl w:val="7"/>
    </w:pPr>
    <w:rPr>
      <w:rFonts w:ascii="Calibri" w:hAnsi="Calibri"/>
      <w:i/>
      <w:iCs/>
      <w:sz w:val="24"/>
      <w:szCs w:val="24"/>
    </w:rPr>
  </w:style>
  <w:style w:type="paragraph" w:styleId="10">
    <w:name w:val="heading 9"/>
    <w:basedOn w:val="1"/>
    <w:next w:val="1"/>
    <w:link w:val="41"/>
    <w:qFormat/>
    <w:uiPriority w:val="0"/>
    <w:pPr>
      <w:numPr>
        <w:ilvl w:val="8"/>
        <w:numId w:val="1"/>
      </w:numPr>
      <w:spacing w:before="240" w:after="60" w:line="240" w:lineRule="auto"/>
      <w:outlineLvl w:val="8"/>
    </w:pPr>
    <w:rPr>
      <w:rFonts w:ascii="Times New Roman" w:hAnsi="Times New Roma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3"/>
    <w:semiHidden/>
    <w:unhideWhenUsed/>
    <w:qFormat/>
    <w:uiPriority w:val="99"/>
    <w:pPr>
      <w:spacing w:after="0" w:line="240" w:lineRule="auto"/>
    </w:pPr>
    <w:rPr>
      <w:rFonts w:ascii="Calibri" w:hAnsi="Calibri"/>
      <w:sz w:val="16"/>
      <w:szCs w:val="16"/>
    </w:rPr>
  </w:style>
  <w:style w:type="paragraph" w:styleId="14">
    <w:name w:val="Body Text"/>
    <w:basedOn w:val="1"/>
    <w:link w:val="43"/>
    <w:qFormat/>
    <w:uiPriority w:val="0"/>
    <w:pPr>
      <w:spacing w:before="240" w:after="0" w:line="240" w:lineRule="auto"/>
      <w:jc w:val="both"/>
    </w:pPr>
    <w:rPr>
      <w:sz w:val="24"/>
      <w:szCs w:val="24"/>
    </w:rPr>
  </w:style>
  <w:style w:type="paragraph" w:styleId="15">
    <w:name w:val="Body Text 3"/>
    <w:basedOn w:val="1"/>
    <w:link w:val="49"/>
    <w:unhideWhenUsed/>
    <w:qFormat/>
    <w:uiPriority w:val="99"/>
    <w:pPr>
      <w:spacing w:after="120" w:line="240" w:lineRule="auto"/>
    </w:pPr>
    <w:rPr>
      <w:rFonts w:ascii="Calibri" w:hAnsi="Calibri"/>
      <w:sz w:val="16"/>
      <w:szCs w:val="16"/>
    </w:rPr>
  </w:style>
  <w:style w:type="paragraph" w:styleId="16">
    <w:name w:val="Body Text Indent"/>
    <w:basedOn w:val="1"/>
    <w:link w:val="47"/>
    <w:qFormat/>
    <w:uiPriority w:val="0"/>
    <w:pPr>
      <w:spacing w:after="120" w:line="240" w:lineRule="auto"/>
      <w:ind w:left="360"/>
    </w:pPr>
    <w:rPr>
      <w:rFonts w:ascii="Calibri" w:hAnsi="Calibri"/>
      <w:sz w:val="24"/>
      <w:szCs w:val="24"/>
    </w:rPr>
  </w:style>
  <w:style w:type="character" w:styleId="17">
    <w:name w:val="annotation reference"/>
    <w:semiHidden/>
    <w:unhideWhenUsed/>
    <w:qFormat/>
    <w:uiPriority w:val="99"/>
    <w:rPr>
      <w:sz w:val="16"/>
      <w:szCs w:val="16"/>
    </w:rPr>
  </w:style>
  <w:style w:type="paragraph" w:styleId="18">
    <w:name w:val="annotation text"/>
    <w:basedOn w:val="1"/>
    <w:link w:val="50"/>
    <w:unhideWhenUsed/>
    <w:qFormat/>
    <w:uiPriority w:val="99"/>
    <w:rPr>
      <w:sz w:val="20"/>
      <w:szCs w:val="20"/>
    </w:rPr>
  </w:style>
  <w:style w:type="paragraph" w:styleId="19">
    <w:name w:val="annotation subject"/>
    <w:basedOn w:val="18"/>
    <w:next w:val="18"/>
    <w:link w:val="51"/>
    <w:semiHidden/>
    <w:unhideWhenUsed/>
    <w:qFormat/>
    <w:uiPriority w:val="99"/>
    <w:rPr>
      <w:b/>
      <w:bCs/>
    </w:rPr>
  </w:style>
  <w:style w:type="character" w:styleId="20">
    <w:name w:val="Emphasis"/>
    <w:qFormat/>
    <w:uiPriority w:val="20"/>
    <w:rPr>
      <w:i/>
      <w:iCs/>
    </w:rPr>
  </w:style>
  <w:style w:type="paragraph" w:styleId="21">
    <w:name w:val="footer"/>
    <w:basedOn w:val="1"/>
    <w:link w:val="45"/>
    <w:qFormat/>
    <w:uiPriority w:val="99"/>
    <w:pPr>
      <w:tabs>
        <w:tab w:val="center" w:pos="4320"/>
        <w:tab w:val="right" w:pos="8640"/>
      </w:tabs>
      <w:spacing w:after="0" w:line="240" w:lineRule="auto"/>
    </w:pPr>
    <w:rPr>
      <w:rFonts w:ascii="Calibri" w:hAnsi="Calibri"/>
      <w:sz w:val="24"/>
      <w:szCs w:val="24"/>
    </w:rPr>
  </w:style>
  <w:style w:type="character" w:styleId="22">
    <w:name w:val="footnote reference"/>
    <w:qFormat/>
    <w:uiPriority w:val="99"/>
    <w:rPr>
      <w:vertAlign w:val="superscript"/>
    </w:rPr>
  </w:style>
  <w:style w:type="paragraph" w:styleId="23">
    <w:name w:val="footnote text"/>
    <w:basedOn w:val="1"/>
    <w:link w:val="57"/>
    <w:qFormat/>
    <w:uiPriority w:val="99"/>
    <w:pPr>
      <w:widowControl w:val="0"/>
    </w:pPr>
    <w:rPr>
      <w:rFonts w:ascii="Calibri" w:hAnsi="Calibri"/>
      <w:i/>
      <w:color w:val="000000"/>
      <w:kern w:val="2"/>
      <w:sz w:val="20"/>
      <w:szCs w:val="20"/>
      <w:lang w:eastAsia="zh-CN"/>
    </w:rPr>
  </w:style>
  <w:style w:type="paragraph" w:styleId="24">
    <w:name w:val="header"/>
    <w:basedOn w:val="1"/>
    <w:link w:val="56"/>
    <w:unhideWhenUsed/>
    <w:qFormat/>
    <w:uiPriority w:val="99"/>
    <w:pPr>
      <w:tabs>
        <w:tab w:val="center" w:pos="4680"/>
        <w:tab w:val="right" w:pos="9360"/>
      </w:tabs>
      <w:spacing w:after="0" w:line="240" w:lineRule="auto"/>
    </w:pPr>
    <w:rPr>
      <w:rFonts w:eastAsia="Cambria Math"/>
    </w:rPr>
  </w:style>
  <w:style w:type="character" w:styleId="25">
    <w:name w:val="HTML Code"/>
    <w:basedOn w:val="11"/>
    <w:semiHidden/>
    <w:unhideWhenUsed/>
    <w:qFormat/>
    <w:uiPriority w:val="99"/>
    <w:rPr>
      <w:rFonts w:ascii="Courier New" w:hAnsi="Courier New" w:cs="Courier New"/>
      <w:sz w:val="20"/>
      <w:szCs w:val="20"/>
    </w:rPr>
  </w:style>
  <w:style w:type="character" w:styleId="26">
    <w:name w:val="Hyperlink"/>
    <w:qFormat/>
    <w:uiPriority w:val="0"/>
    <w:rPr>
      <w:color w:val="0000FF"/>
      <w:u w:val="single"/>
    </w:rPr>
  </w:style>
  <w:style w:type="paragraph" w:styleId="2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8">
    <w:name w:val="page number"/>
    <w:basedOn w:val="11"/>
    <w:qFormat/>
    <w:uiPriority w:val="0"/>
  </w:style>
  <w:style w:type="character" w:styleId="29">
    <w:name w:val="Strong"/>
    <w:qFormat/>
    <w:uiPriority w:val="22"/>
    <w:rPr>
      <w:b/>
      <w:bCs/>
    </w:rPr>
  </w:style>
  <w:style w:type="table" w:styleId="30">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oc 1"/>
    <w:basedOn w:val="1"/>
    <w:next w:val="1"/>
    <w:autoRedefine/>
    <w:unhideWhenUsed/>
    <w:qFormat/>
    <w:uiPriority w:val="39"/>
    <w:pPr>
      <w:suppressAutoHyphens/>
      <w:spacing w:before="120" w:after="120" w:line="264" w:lineRule="auto"/>
    </w:pPr>
    <w:rPr>
      <w:rFonts w:ascii="Times New Roman Bold" w:hAnsi="Times New Roman Bold" w:eastAsia="Times New Roman" w:cs="Times New Roman"/>
      <w:b/>
      <w:bCs/>
      <w:sz w:val="24"/>
      <w:szCs w:val="24"/>
      <w:lang w:eastAsia="ar-SA"/>
    </w:rPr>
  </w:style>
  <w:style w:type="table" w:styleId="32">
    <w:name w:val="Light Shading"/>
    <w:basedOn w:val="12"/>
    <w:qFormat/>
    <w:uiPriority w:val="60"/>
    <w:rPr>
      <w:rFonts w:ascii="Calibri" w:hAnsi="Calibri" w:eastAsia="Calibri" w:cs="Times New Roman"/>
      <w:color w:val="000000"/>
      <w:lang w:val="en-US" w:eastAsia="en-US"/>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33">
    <w:name w:val="Heading 1 Char"/>
    <w:link w:val="2"/>
    <w:qFormat/>
    <w:uiPriority w:val="0"/>
    <w:rPr>
      <w:rFonts w:ascii="Calibri" w:hAnsi="Calibri" w:eastAsia="Calibri"/>
      <w:b/>
      <w:bCs/>
      <w:caps/>
      <w:kern w:val="32"/>
      <w:sz w:val="28"/>
      <w:szCs w:val="28"/>
      <w:lang w:val="en-US" w:eastAsia="en-US"/>
    </w:rPr>
  </w:style>
  <w:style w:type="character" w:customStyle="1" w:styleId="34">
    <w:name w:val="Heading 2 Char"/>
    <w:link w:val="3"/>
    <w:qFormat/>
    <w:uiPriority w:val="0"/>
    <w:rPr>
      <w:rFonts w:ascii="Calibri" w:hAnsi="Calibri" w:eastAsia="Calibri"/>
      <w:b/>
      <w:bCs/>
      <w:iCs/>
      <w:sz w:val="24"/>
      <w:szCs w:val="24"/>
      <w:lang w:val="en-US" w:eastAsia="en-US"/>
    </w:rPr>
  </w:style>
  <w:style w:type="character" w:customStyle="1" w:styleId="35">
    <w:name w:val="Heading 3 Char"/>
    <w:link w:val="4"/>
    <w:qFormat/>
    <w:uiPriority w:val="0"/>
    <w:rPr>
      <w:rFonts w:ascii="Calibri" w:hAnsi="Calibri" w:eastAsia="Calibri"/>
      <w:b/>
      <w:bCs/>
      <w:sz w:val="22"/>
      <w:szCs w:val="22"/>
      <w:lang w:val="en-US" w:eastAsia="en-US"/>
    </w:rPr>
  </w:style>
  <w:style w:type="character" w:customStyle="1" w:styleId="36">
    <w:name w:val="Heading 4 Char"/>
    <w:link w:val="5"/>
    <w:qFormat/>
    <w:uiPriority w:val="0"/>
    <w:rPr>
      <w:rFonts w:ascii="Calibri" w:hAnsi="Calibri" w:eastAsia="Calibri"/>
      <w:b/>
      <w:bCs/>
      <w:sz w:val="28"/>
      <w:szCs w:val="28"/>
      <w:lang w:val="en-US" w:eastAsia="en-US"/>
    </w:rPr>
  </w:style>
  <w:style w:type="character" w:customStyle="1" w:styleId="37">
    <w:name w:val="Heading 5 Char"/>
    <w:link w:val="6"/>
    <w:qFormat/>
    <w:uiPriority w:val="0"/>
    <w:rPr>
      <w:rFonts w:ascii="Calibri" w:hAnsi="Calibri" w:eastAsia="Calibri"/>
      <w:b/>
      <w:bCs/>
      <w:i/>
      <w:iCs/>
      <w:sz w:val="26"/>
      <w:szCs w:val="26"/>
      <w:lang w:val="en-US" w:eastAsia="en-US"/>
    </w:rPr>
  </w:style>
  <w:style w:type="character" w:customStyle="1" w:styleId="38">
    <w:name w:val="Heading 6 Char"/>
    <w:link w:val="7"/>
    <w:qFormat/>
    <w:uiPriority w:val="0"/>
    <w:rPr>
      <w:rFonts w:ascii="Calibri" w:hAnsi="Calibri" w:eastAsia="Calibri"/>
      <w:b/>
      <w:bCs/>
      <w:sz w:val="22"/>
      <w:szCs w:val="22"/>
      <w:lang w:val="en-US" w:eastAsia="en-US"/>
    </w:rPr>
  </w:style>
  <w:style w:type="character" w:customStyle="1" w:styleId="39">
    <w:name w:val="Heading 7 Char"/>
    <w:link w:val="8"/>
    <w:qFormat/>
    <w:uiPriority w:val="0"/>
    <w:rPr>
      <w:rFonts w:ascii="Calibri" w:hAnsi="Calibri" w:eastAsia="Calibri"/>
      <w:sz w:val="24"/>
      <w:szCs w:val="24"/>
      <w:lang w:val="en-US" w:eastAsia="en-US"/>
    </w:rPr>
  </w:style>
  <w:style w:type="character" w:customStyle="1" w:styleId="40">
    <w:name w:val="Heading 8 Char"/>
    <w:link w:val="9"/>
    <w:qFormat/>
    <w:uiPriority w:val="0"/>
    <w:rPr>
      <w:rFonts w:ascii="Calibri" w:hAnsi="Calibri" w:eastAsia="Calibri"/>
      <w:i/>
      <w:iCs/>
      <w:sz w:val="24"/>
      <w:szCs w:val="24"/>
      <w:lang w:val="en-US" w:eastAsia="en-US"/>
    </w:rPr>
  </w:style>
  <w:style w:type="character" w:customStyle="1" w:styleId="41">
    <w:name w:val="Heading 9 Char"/>
    <w:link w:val="10"/>
    <w:qFormat/>
    <w:uiPriority w:val="0"/>
    <w:rPr>
      <w:rFonts w:ascii="Times New Roman" w:hAnsi="Times New Roman" w:eastAsia="Calibri"/>
      <w:sz w:val="22"/>
      <w:szCs w:val="22"/>
      <w:lang w:val="en-US" w:eastAsia="en-US"/>
    </w:rPr>
  </w:style>
  <w:style w:type="paragraph" w:customStyle="1" w:styleId="42">
    <w:name w:val="DIEU"/>
    <w:basedOn w:val="1"/>
    <w:qFormat/>
    <w:uiPriority w:val="0"/>
  </w:style>
  <w:style w:type="character" w:customStyle="1" w:styleId="43">
    <w:name w:val="Body Text Char"/>
    <w:link w:val="14"/>
    <w:qFormat/>
    <w:uiPriority w:val="0"/>
    <w:rPr>
      <w:rFonts w:ascii="Cambria Math" w:hAnsi="Cambria Math" w:eastAsia="Calibri" w:cs="Calibri"/>
      <w:sz w:val="24"/>
      <w:szCs w:val="24"/>
    </w:rPr>
  </w:style>
  <w:style w:type="paragraph" w:styleId="44">
    <w:name w:val="List Paragraph"/>
    <w:basedOn w:val="1"/>
    <w:link w:val="60"/>
    <w:qFormat/>
    <w:uiPriority w:val="34"/>
    <w:pPr>
      <w:spacing w:after="0" w:line="240" w:lineRule="auto"/>
      <w:ind w:left="720"/>
      <w:contextualSpacing/>
    </w:pPr>
    <w:rPr>
      <w:rFonts w:ascii="Calibri" w:hAnsi="Calibri"/>
      <w:sz w:val="24"/>
      <w:szCs w:val="24"/>
    </w:rPr>
  </w:style>
  <w:style w:type="character" w:customStyle="1" w:styleId="45">
    <w:name w:val="Footer Char"/>
    <w:link w:val="21"/>
    <w:qFormat/>
    <w:uiPriority w:val="99"/>
    <w:rPr>
      <w:rFonts w:ascii="Calibri" w:hAnsi="Calibri" w:eastAsia="Calibri" w:cs="Calibri"/>
      <w:sz w:val="24"/>
      <w:szCs w:val="24"/>
    </w:rPr>
  </w:style>
  <w:style w:type="paragraph" w:customStyle="1" w:styleId="46">
    <w:name w:val="n-dieund"/>
    <w:basedOn w:val="1"/>
    <w:qFormat/>
    <w:uiPriority w:val="0"/>
    <w:pPr>
      <w:spacing w:after="120" w:line="240" w:lineRule="auto"/>
      <w:ind w:firstLine="709"/>
      <w:jc w:val="both"/>
    </w:pPr>
    <w:rPr>
      <w:rFonts w:ascii="Calibri" w:hAnsi="Calibri"/>
      <w:sz w:val="28"/>
      <w:szCs w:val="28"/>
    </w:rPr>
  </w:style>
  <w:style w:type="character" w:customStyle="1" w:styleId="47">
    <w:name w:val="Body Text Indent Char"/>
    <w:link w:val="16"/>
    <w:qFormat/>
    <w:uiPriority w:val="0"/>
    <w:rPr>
      <w:rFonts w:ascii="Calibri" w:hAnsi="Calibri" w:eastAsia="Calibri"/>
      <w:sz w:val="24"/>
      <w:szCs w:val="24"/>
      <w:lang w:val="en-US" w:eastAsia="en-US"/>
    </w:rPr>
  </w:style>
  <w:style w:type="paragraph" w:customStyle="1" w:styleId="48">
    <w:name w:val="Ten dieu khoan"/>
    <w:basedOn w:val="1"/>
    <w:qFormat/>
    <w:uiPriority w:val="0"/>
    <w:pPr>
      <w:spacing w:after="0" w:line="240" w:lineRule="auto"/>
    </w:pPr>
    <w:rPr>
      <w:b/>
      <w:sz w:val="24"/>
      <w:szCs w:val="24"/>
    </w:rPr>
  </w:style>
  <w:style w:type="character" w:customStyle="1" w:styleId="49">
    <w:name w:val="Body Text 3 Char"/>
    <w:link w:val="15"/>
    <w:qFormat/>
    <w:uiPriority w:val="99"/>
    <w:rPr>
      <w:rFonts w:ascii="Calibri" w:hAnsi="Calibri" w:eastAsia="Calibri"/>
      <w:sz w:val="16"/>
      <w:szCs w:val="16"/>
      <w:lang w:val="en-US" w:eastAsia="en-US"/>
    </w:rPr>
  </w:style>
  <w:style w:type="character" w:customStyle="1" w:styleId="50">
    <w:name w:val="Comment Text Char"/>
    <w:link w:val="18"/>
    <w:qFormat/>
    <w:uiPriority w:val="99"/>
    <w:rPr>
      <w:rFonts w:eastAsia="Calibri"/>
      <w:lang w:val="en-US" w:eastAsia="en-US"/>
    </w:rPr>
  </w:style>
  <w:style w:type="character" w:customStyle="1" w:styleId="51">
    <w:name w:val="Comment Subject Char"/>
    <w:link w:val="19"/>
    <w:semiHidden/>
    <w:qFormat/>
    <w:uiPriority w:val="99"/>
    <w:rPr>
      <w:rFonts w:eastAsia="Calibri"/>
      <w:b/>
      <w:bCs/>
      <w:lang w:val="en-US" w:eastAsia="en-US"/>
    </w:rPr>
  </w:style>
  <w:style w:type="paragraph" w:customStyle="1" w:styleId="52">
    <w:name w:val="Revision"/>
    <w:hidden/>
    <w:semiHidden/>
    <w:qFormat/>
    <w:uiPriority w:val="99"/>
    <w:rPr>
      <w:rFonts w:ascii="Cambria Math" w:hAnsi="Cambria Math" w:eastAsia="Calibri" w:cs="Calibri"/>
      <w:sz w:val="22"/>
      <w:szCs w:val="22"/>
      <w:lang w:val="en-US" w:eastAsia="en-US" w:bidi="ar-SA"/>
    </w:rPr>
  </w:style>
  <w:style w:type="character" w:customStyle="1" w:styleId="53">
    <w:name w:val="Balloon Text Char"/>
    <w:link w:val="13"/>
    <w:semiHidden/>
    <w:qFormat/>
    <w:uiPriority w:val="99"/>
    <w:rPr>
      <w:rFonts w:ascii="Calibri" w:hAnsi="Calibri" w:eastAsia="Calibri"/>
      <w:sz w:val="16"/>
      <w:szCs w:val="16"/>
      <w:lang w:val="en-US" w:eastAsia="en-US"/>
    </w:rPr>
  </w:style>
  <w:style w:type="character" w:customStyle="1" w:styleId="54">
    <w:name w:val="st"/>
    <w:basedOn w:val="11"/>
    <w:qFormat/>
    <w:uiPriority w:val="0"/>
  </w:style>
  <w:style w:type="paragraph" w:customStyle="1" w:styleId="55">
    <w:name w:val="No Spacing1"/>
    <w:qFormat/>
    <w:uiPriority w:val="1"/>
    <w:rPr>
      <w:rFonts w:ascii="Cambria Math" w:hAnsi="Cambria Math" w:eastAsia="Calibri" w:cs="Calibri"/>
      <w:sz w:val="22"/>
      <w:szCs w:val="22"/>
      <w:lang w:val="en-US" w:eastAsia="en-US" w:bidi="ar-SA"/>
    </w:rPr>
  </w:style>
  <w:style w:type="character" w:customStyle="1" w:styleId="56">
    <w:name w:val="Header Char"/>
    <w:link w:val="24"/>
    <w:qFormat/>
    <w:uiPriority w:val="99"/>
    <w:rPr>
      <w:sz w:val="22"/>
      <w:szCs w:val="22"/>
    </w:rPr>
  </w:style>
  <w:style w:type="character" w:customStyle="1" w:styleId="57">
    <w:name w:val="Footnote Text Char"/>
    <w:link w:val="23"/>
    <w:qFormat/>
    <w:uiPriority w:val="99"/>
    <w:rPr>
      <w:rFonts w:ascii="Calibri" w:hAnsi="Calibri" w:eastAsia="Calibri"/>
      <w:i/>
      <w:color w:val="000000"/>
      <w:kern w:val="2"/>
      <w:lang w:eastAsia="zh-CN"/>
    </w:rPr>
  </w:style>
  <w:style w:type="paragraph" w:customStyle="1" w:styleId="58">
    <w:name w:val="Colorful List - Accent 11"/>
    <w:basedOn w:val="1"/>
    <w:link w:val="59"/>
    <w:qFormat/>
    <w:uiPriority w:val="34"/>
    <w:pPr>
      <w:ind w:left="720"/>
      <w:contextualSpacing/>
    </w:pPr>
  </w:style>
  <w:style w:type="character" w:customStyle="1" w:styleId="59">
    <w:name w:val="Colorful List - Accent 1 Char"/>
    <w:link w:val="58"/>
    <w:qFormat/>
    <w:locked/>
    <w:uiPriority w:val="34"/>
    <w:rPr>
      <w:rFonts w:eastAsia="Calibri"/>
      <w:sz w:val="22"/>
      <w:szCs w:val="22"/>
    </w:rPr>
  </w:style>
  <w:style w:type="character" w:customStyle="1" w:styleId="60">
    <w:name w:val="List Paragraph Char"/>
    <w:link w:val="44"/>
    <w:qFormat/>
    <w:uiPriority w:val="34"/>
    <w:rPr>
      <w:rFonts w:ascii="Calibri" w:hAnsi="Calibri" w:eastAsia="Calibri"/>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B77079-6D6C-4B6B-B3C8-9B8607E74B96}">
  <ds:schemaRefs/>
</ds:datastoreItem>
</file>

<file path=customXml/itemProps3.xml><?xml version="1.0" encoding="utf-8"?>
<ds:datastoreItem xmlns:ds="http://schemas.openxmlformats.org/officeDocument/2006/customXml" ds:itemID="{7C83B8F6-6730-4C4B-86F3-8C66C92DE081}">
  <ds:schemaRefs/>
</ds:datastoreItem>
</file>

<file path=customXml/itemProps4.xml><?xml version="1.0" encoding="utf-8"?>
<ds:datastoreItem xmlns:ds="http://schemas.openxmlformats.org/officeDocument/2006/customXml" ds:itemID="{3ED51D0E-E500-4B69-B82D-F89574F815BD}">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14</Pages>
  <Words>7041</Words>
  <Characters>24508</Characters>
  <Lines>227</Lines>
  <Paragraphs>63</Paragraphs>
  <TotalTime>0</TotalTime>
  <ScaleCrop>false</ScaleCrop>
  <LinksUpToDate>false</LinksUpToDate>
  <CharactersWithSpaces>31480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2025-04-03T01:47:00Z</dcterms:created>
  <dc:creator>Thanh Nguyen</dc:creator>
  <cp:lastModifiedBy>06.Đoàn Cường</cp:lastModifiedBy>
  <cp:lastPrinted>2023-05-17T03:40:00Z</cp:lastPrinted>
  <dcterms:modified xsi:type="dcterms:W3CDTF">2026-09-18T08:05:04Z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eyJoZGlkIjoiNTQ0ZmY3YzRkYjUzNjZiOTJhOGM4NWExMWI4N2ZiZDEiLCJ1c2VySWQiOiIxMzkxODY3OTQ3MzE0In0=</vt:lpwstr>
  </property>
  <property fmtid="{D5CDD505-2E9C-101B-9397-08002B2CF9AE}" pid="3" name="KSOProductBuildVer">
    <vt:lpwstr>1033-12.1.0.28485</vt:lpwstr>
  </property>
  <property fmtid="{D5CDD505-2E9C-101B-9397-08002B2CF9AE}" pid="4" name="ICV">
    <vt:lpwstr>4A0C8DD4A6E040BBA04053A8B0C3DF8B_12</vt:lpwstr>
  </property>
</Properties>
</file>